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E5A6A" w:sz="6" w:space="6"/>
        </w:pBdr>
        <w:shd w:fill="EEF2F5" w:color="auto" w:val="clear"/>
        <w:spacing w:after="80" w:line="264"/>
        <w:ind w:left="200" w:right="200"/>
      </w:pPr>
      <w:r>
        <w:rPr>
          <w:rFonts w:ascii="Liberation Serif" w:cs="Liberation Serif" w:eastAsia="Liberation Serif" w:hAnsi="Liberation Serif"/>
          <w:b/>
          <w:bCs/>
          <w:color w:val="0E5A6A"/>
          <w:sz w:val="22"/>
          <w:szCs w:val="22"/>
        </w:rPr>
        <w:t xml:space="preserve">Guía de lectura de esta versión marcada</w:t>
      </w:r>
    </w:p>
    <w:p>
      <w:pPr>
        <w:shd w:fill="EEF2F5" w:color="auto" w:val="clear"/>
        <w:spacing w:after="80" w:line="264"/>
        <w:ind w:left="200" w:right="200"/>
      </w:pPr>
      <w:r>
        <w:rPr>
          <w:rFonts w:ascii="Liberation Serif" w:cs="Liberation Serif" w:eastAsia="Liberation Serif" w:hAnsi="Liberation Serif"/>
          <w:color w:val="1A1A1A"/>
          <w:sz w:val="20"/>
          <w:szCs w:val="20"/>
        </w:rPr>
        <w:t xml:space="preserve">Este documento presenta la contrapropuesta de EL PRESTADOR (Versión 4.4) con control de cambios sobre el borrador que EL CLIENTE marcó entre el 13 de agosto y el 1 de septiembre de 2026, tomando ese borrador con todos sus cambios aceptados. El texto insertado es la redacción que propone EL PRESTADOR; el texto tachado es la redacción del borrador de EL CLIENTE que se sustituye o suprime.</w:t>
      </w:r>
    </w:p>
    <w:p>
      <w:pPr>
        <w:shd w:fill="EEF2F5" w:color="auto" w:val="clear"/>
        <w:spacing w:after="80" w:line="264"/>
        <w:ind w:left="200" w:right="200"/>
      </w:pPr>
      <w:r>
        <w:rPr>
          <w:rFonts w:ascii="Liberation Serif" w:cs="Liberation Serif" w:eastAsia="Liberation Serif" w:hAnsi="Liberation Serif"/>
          <w:color w:val="1A1A1A"/>
          <w:sz w:val="20"/>
          <w:szCs w:val="20"/>
        </w:rPr>
        <w:t xml:space="preserve">Cada comentario al margen identifica el cambio de EL CLIENTE al que responde y la posición de EL PRESTADOR: ACEPTADO, ACEPTADO CON CONDICIÓN (con la condición y la redacción que la recoge) o RECHAZADO (con la redacción que lo sustituye y el motivo). Las notas marcadas como CAMBIO DE EL PRESTADOR corresponden a ajustes propios, no originados en el marcado. Los cambios sin comentario en los Anexos Uno y Dos corresponden a precisiones ya incorporadas en la versión publicada en agosto de 2026.</w:t>
      </w:r>
    </w:p>
    <w:p>
      <w:pPr>
        <w:shd w:fill="EEF2F5" w:color="auto" w:val="clear"/>
        <w:spacing w:after="80" w:line="264"/>
        <w:ind w:left="200" w:right="200"/>
      </w:pPr>
      <w:r>
        <w:rPr>
          <w:rFonts w:ascii="Liberation Serif" w:cs="Liberation Serif" w:eastAsia="Liberation Serif" w:hAnsi="Liberation Serif"/>
          <w:color w:val="4A5563"/>
          <w:sz w:val="20"/>
          <w:szCs w:val="20"/>
        </w:rPr>
        <w:t xml:space="preserve">Resumen del marcado: 87 párrafos o filas modificados, 75 insertados y 50 suprimidos; 125 comentarios. Los espacios «[●]» son datos por completar antes de la firma.</w:t>
      </w:r>
    </w:p>
    <w:p>
      <w:pPr>
        <w:spacing w:after="200"/>
      </w:pPr>
    </w:p>
    <w:p>
      <w:pPr>
        <w:pStyle w:val="Heading1"/>
        <w:keepNext/>
        <w:spacing w:after="200" w:before="0"/>
        <w:jc w:val="center"/>
      </w:pPr>
      <w:ins w:id="1" w:author="LSSM" w:date="2026-09-10T12:00:00Z">
        <w:r>
          <w:rPr>
            <w:rFonts w:ascii="Liberation Serif" w:cs="Liberation Serif" w:eastAsia="Liberation Serif" w:hAnsi="Liberation Serif"/>
            <w:b/>
            <w:bCs/>
            <w:i w:val="false"/>
            <w:iCs w:val="false"/>
            <w:color w:val="1A1A1A"/>
            <w:sz w:val="28"/>
            <w:szCs w:val="28"/>
          </w:rPr>
          <w:t xml:space="preserve">Sports World · </w:t>
        </w:r>
      </w:ins>
      <w:r>
        <w:rPr>
          <w:rFonts w:ascii="Liberation Serif" w:cs="Liberation Serif" w:eastAsia="Liberation Serif" w:hAnsi="Liberation Serif"/>
          <w:b/>
          <w:bCs/>
          <w:i w:val="false"/>
          <w:iCs w:val="false"/>
          <w:color w:val="1A1A1A"/>
          <w:sz w:val="28"/>
          <w:szCs w:val="28"/>
        </w:rPr>
        <w:t xml:space="preserve">Contrato de Prestación de Servicios Profesionales y Consultoría</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Rediseño web + SEO · Agente de voz “BES” · Servicios recurrentes · Proyectos B (BDS) y C (Academia) activables por Addendum</w:t>
      </w:r>
    </w:p>
    <w:p>
      <w:pPr>
        <w:pBdr>
          <w:left w:val="single" w:color="C9CED6" w:sz="12" w:space="8"/>
        </w:pBdr>
        <w:spacing w:after="140" w:line="264"/>
        <w:ind w:left="400" w:right="200"/>
        <w:jc w:val="both"/>
      </w:pPr>
      <w:commentRangeStart w:id="0"/>
      <w:ins w:id="2" w:author="LSSM" w:date="2026-09-10T12:00:00Z">
        <w:r>
          <w:rPr>
            <w:rFonts w:ascii="Liberation Serif" w:cs="Liberation Serif" w:eastAsia="Liberation Serif" w:hAnsi="Liberation Serif"/>
            <w:b/>
            <w:bCs/>
            <w:i w:val="false"/>
            <w:iCs w:val="false"/>
            <w:color w:val="1A1A1A"/>
            <w:sz w:val="20"/>
            <w:szCs w:val="20"/>
          </w:rPr>
          <w:t xml:space="preserve">Versión 4.4 · contrapropuesta de EL PRESTADOR · 11 de septiembre de 2026.</w:t>
        </w:r>
      </w:ins>
      <w:commentRangeEnd w:id="0"/>
      <w:r>
        <w:commentReference w:id="0"/>
      </w:r>
      <w:ins w:id="3" w:author="LSSM" w:date="2026-09-10T12:00:00Z">
        <w:r>
          <w:rPr>
            <w:rFonts w:ascii="Liberation Serif" w:cs="Liberation Serif" w:eastAsia="Liberation Serif" w:hAnsi="Liberation Serif"/>
            <w:b w:val="false"/>
            <w:bCs w:val="false"/>
            <w:i w:val="false"/>
            <w:iCs w:val="false"/>
            <w:color w:val="1A1A1A"/>
            <w:sz w:val="20"/>
            <w:szCs w:val="20"/>
          </w:rPr>
          <w:t xml:space="preserve"> Responde al borrador marcado por EL CLIENTE del 13 de agosto al 1 de septiembre de 2026. En la versión marcada, los comentarios al margen indican qué cambios de EL CLIENTE se aceptan, cuáles se aceptan con condición y cuáles se sustituyen.</w:t>
        </w:r>
      </w:ins>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CONTRATO DE PRESTACIÓN DE SERVICIOS PROFESIONALES Y CONSULTORÍA (</w:t>
      </w:r>
      <w:r>
        <w:rPr>
          <w:rFonts w:ascii="Liberation Serif" w:cs="Liberation Serif" w:eastAsia="Liberation Serif" w:hAnsi="Liberation Serif"/>
          <w:b/>
          <w:bCs/>
          <w:i w:val="false"/>
          <w:iCs w:val="false"/>
          <w:color w:val="1A1A1A"/>
          <w:sz w:val="22"/>
          <w:szCs w:val="22"/>
        </w:rPr>
        <w:t xml:space="preserve">“CONTRATO”</w:t>
      </w:r>
      <w:r>
        <w:rPr>
          <w:rFonts w:ascii="Liberation Serif" w:cs="Liberation Serif" w:eastAsia="Liberation Serif" w:hAnsi="Liberation Serif"/>
          <w:b w:val="false"/>
          <w:bCs w:val="false"/>
          <w:i w:val="false"/>
          <w:iCs w:val="false"/>
          <w:color w:val="1A1A1A"/>
          <w:sz w:val="22"/>
          <w:szCs w:val="22"/>
        </w:rPr>
        <w:t xml:space="preserve">) QUE CELEBRAN, POR UNA PARTE, </w:t>
      </w:r>
      <w:r>
        <w:rPr>
          <w:rFonts w:ascii="Liberation Serif" w:cs="Liberation Serif" w:eastAsia="Liberation Serif" w:hAnsi="Liberation Serif"/>
          <w:b/>
          <w:bCs/>
          <w:i w:val="false"/>
          <w:iCs w:val="false"/>
          <w:color w:val="1A1A1A"/>
          <w:sz w:val="22"/>
          <w:szCs w:val="22"/>
        </w:rPr>
        <w:t xml:space="preserve">OPERADORA Y ADMINISTRADORA SW, S.A. DE C.V.</w:t>
      </w:r>
      <w:r>
        <w:rPr>
          <w:rFonts w:ascii="Liberation Serif" w:cs="Liberation Serif" w:eastAsia="Liberation Serif" w:hAnsi="Liberation Serif"/>
          <w:b w:val="false"/>
          <w:bCs w:val="false"/>
          <w:i w:val="false"/>
          <w:iCs w:val="false"/>
          <w:color w:val="1A1A1A"/>
          <w:sz w:val="22"/>
          <w:szCs w:val="22"/>
        </w:rPr>
        <w:t xml:space="preserve"> (EN LO SUCESIVO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REPRESENTADA EN ESTE ACTO POR </w:t>
      </w:r>
      <w:r>
        <w:rPr>
          <w:rFonts w:ascii="Liberation Serif" w:cs="Liberation Serif" w:eastAsia="Liberation Serif" w:hAnsi="Liberation Serif"/>
          <w:b/>
          <w:bCs/>
          <w:i w:val="false"/>
          <w:iCs w:val="false"/>
          <w:color w:val="1A1A1A"/>
          <w:sz w:val="22"/>
          <w:szCs w:val="22"/>
        </w:rPr>
        <w:t xml:space="preserve">HADI MICHEL IBRAHIM IBRAHIM</w:t>
      </w:r>
      <w:r>
        <w:rPr>
          <w:rFonts w:ascii="Liberation Serif" w:cs="Liberation Serif" w:eastAsia="Liberation Serif" w:hAnsi="Liberation Serif"/>
          <w:b w:val="false"/>
          <w:bCs w:val="false"/>
          <w:i w:val="false"/>
          <w:iCs w:val="false"/>
          <w:color w:val="1A1A1A"/>
          <w:sz w:val="22"/>
          <w:szCs w:val="22"/>
        </w:rPr>
        <w:t xml:space="preserve">; Y POR LA OTRA PARTE, </w:t>
      </w:r>
      <w:r>
        <w:rPr>
          <w:rFonts w:ascii="Liberation Serif" w:cs="Liberation Serif" w:eastAsia="Liberation Serif" w:hAnsi="Liberation Serif"/>
          <w:b/>
          <w:bCs/>
          <w:i w:val="false"/>
          <w:iCs w:val="false"/>
          <w:color w:val="1A1A1A"/>
          <w:sz w:val="22"/>
          <w:szCs w:val="22"/>
        </w:rPr>
        <w:t xml:space="preserve">LIVE STREAMING SERVICES MEXICO, S.A. DE C.V.</w:t>
      </w:r>
      <w:r>
        <w:rPr>
          <w:rFonts w:ascii="Liberation Serif" w:cs="Liberation Serif" w:eastAsia="Liberation Serif" w:hAnsi="Liberation Serif"/>
          <w:b w:val="false"/>
          <w:bCs w:val="false"/>
          <w:i w:val="false"/>
          <w:iCs w:val="false"/>
          <w:color w:val="1A1A1A"/>
          <w:sz w:val="22"/>
          <w:szCs w:val="22"/>
        </w:rPr>
        <w:t xml:space="preserve"> (EN LO SUCESIVO EL </w:t>
      </w:r>
      <w:r>
        <w:rPr>
          <w:rFonts w:ascii="Liberation Serif" w:cs="Liberation Serif" w:eastAsia="Liberation Serif" w:hAnsi="Liberation Serif"/>
          <w:b/>
          <w:bCs/>
          <w:i w:val="false"/>
          <w:iCs w:val="false"/>
          <w:color w:val="1A1A1A"/>
          <w:sz w:val="22"/>
          <w:szCs w:val="22"/>
        </w:rPr>
        <w:t xml:space="preserve">“PROVEEDOR”</w:t>
      </w:r>
      <w:r>
        <w:rPr>
          <w:rFonts w:ascii="Liberation Serif" w:cs="Liberation Serif" w:eastAsia="Liberation Serif" w:hAnsi="Liberation Serif"/>
          <w:b w:val="false"/>
          <w:bCs w:val="false"/>
          <w:i w:val="false"/>
          <w:iCs w:val="false"/>
          <w:color w:val="1A1A1A"/>
          <w:sz w:val="22"/>
          <w:szCs w:val="22"/>
        </w:rPr>
        <w:t xml:space="preserve"> o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comercialmente </w:t>
      </w:r>
      <w:r>
        <w:rPr>
          <w:rFonts w:ascii="Liberation Serif" w:cs="Liberation Serif" w:eastAsia="Liberation Serif" w:hAnsi="Liberation Serif"/>
          <w:b w:val="false"/>
          <w:bCs w:val="false"/>
          <w:i/>
          <w:iCs/>
          <w:color w:val="1A1A1A"/>
          <w:sz w:val="22"/>
          <w:szCs w:val="22"/>
        </w:rPr>
        <w:t xml:space="preserve">Final Upgrade AI</w:t>
      </w:r>
      <w:r>
        <w:rPr>
          <w:rFonts w:ascii="Liberation Serif" w:cs="Liberation Serif" w:eastAsia="Liberation Serif" w:hAnsi="Liberation Serif"/>
          <w:b w:val="false"/>
          <w:bCs w:val="false"/>
          <w:i w:val="false"/>
          <w:iCs w:val="false"/>
          <w:color w:val="1A1A1A"/>
          <w:sz w:val="22"/>
          <w:szCs w:val="22"/>
        </w:rPr>
        <w:t xml:space="preserve">), REPRESENTADA POR </w:t>
      </w:r>
      <w:r>
        <w:rPr>
          <w:rFonts w:ascii="Liberation Serif" w:cs="Liberation Serif" w:eastAsia="Liberation Serif" w:hAnsi="Liberation Serif"/>
          <w:b/>
          <w:bCs/>
          <w:i w:val="false"/>
          <w:iCs w:val="false"/>
          <w:color w:val="1A1A1A"/>
          <w:sz w:val="22"/>
          <w:szCs w:val="22"/>
        </w:rPr>
        <w:t xml:space="preserve">ERIC TOLEDANO DE JESÚS LOZANO</w:t>
      </w:r>
      <w:r>
        <w:rPr>
          <w:rFonts w:ascii="Liberation Serif" w:cs="Liberation Serif" w:eastAsia="Liberation Serif" w:hAnsi="Liberation Serif"/>
          <w:b w:val="false"/>
          <w:bCs w:val="false"/>
          <w:i w:val="false"/>
          <w:iCs w:val="false"/>
          <w:color w:val="1A1A1A"/>
          <w:sz w:val="22"/>
          <w:szCs w:val="22"/>
        </w:rPr>
        <w:t xml:space="preserve">, DE CONFORMIDAD CON LAS SIGUIENTES DECLARACIONES Y CLÁUSULAS: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Declaraciones</w:t>
      </w:r>
    </w:p>
    <w:p>
      <w:pPr>
        <w:spacing w:after="140" w:line="264"/>
        <w:jc w:val="both"/>
      </w:pPr>
      <w:r>
        <w:rPr>
          <w:rFonts w:ascii="Liberation Serif" w:cs="Liberation Serif" w:eastAsia="Liberation Serif" w:hAnsi="Liberation Serif"/>
          <w:b/>
          <w:bCs/>
          <w:i w:val="false"/>
          <w:iCs w:val="false"/>
          <w:color w:val="1A1A1A"/>
          <w:sz w:val="22"/>
          <w:szCs w:val="22"/>
        </w:rPr>
        <w:t xml:space="preserve">I. Declara EL CLIENTE,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val="false"/>
          <w:bCs w:val="false"/>
          <w:i w:val="false"/>
          <w:iCs w:val="false"/>
          <w:color w:val="1A1A1A"/>
          <w:sz w:val="22"/>
          <w:szCs w:val="22"/>
        </w:rPr>
        <w:t xml:space="preserve">Es una sociedad debidamente constituida conforme a las leyes mexicanas, según consta en la Escritura Pública número 1,279 del 6 de abril de 2005, otorgada ante la fe del Licenciado Guillermo Escamilla Narváez, Notario Público número 243 del entonces Distrito Federal.</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en los términos del presente Contrato</w:t>
      </w:r>
      <w:ins w:id="4" w:author="LSSM" w:date="2026-09-10T12:00:00Z">
        <w:r>
          <w:rPr>
            <w:rFonts w:ascii="Liberation Serif" w:cs="Liberation Serif" w:eastAsia="Liberation Serif" w:hAnsi="Liberation Serif"/>
            <w:b w:val="false"/>
            <w:bCs w:val="false"/>
            <w:i w:val="false"/>
            <w:iCs w:val="false"/>
            <w:color w:val="1A1A1A"/>
            <w:sz w:val="22"/>
            <w:szCs w:val="22"/>
          </w:rPr>
          <w:t xml:space="preserve">, facultades que no le han sido revocadas ni limitadas</w:t>
        </w:r>
      </w:ins>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OAS050406RT6</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 su voluntad recibir del Proveedor los servicios especificados en sus Anexos.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La celebración del Contrato no contraviene sus estatutos ni disposición legal aplicable.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val="false"/>
          <w:bCs w:val="false"/>
          <w:i w:val="false"/>
          <w:iCs w:val="false"/>
          <w:color w:val="1A1A1A"/>
          <w:sz w:val="22"/>
          <w:szCs w:val="22"/>
        </w:rPr>
        <w:t xml:space="preserve">No requiere consentimiento o autorización adicional.</w:t>
      </w:r>
    </w:p>
    <w:p>
      <w:pPr>
        <w:spacing w:after="140" w:line="264"/>
        <w:jc w:val="both"/>
      </w:pPr>
      <w:r>
        <w:rPr>
          <w:rFonts w:ascii="Liberation Serif" w:cs="Liberation Serif" w:eastAsia="Liberation Serif" w:hAnsi="Liberation Serif"/>
          <w:b/>
          <w:bCs/>
          <w:i w:val="false"/>
          <w:iCs w:val="false"/>
          <w:color w:val="1A1A1A"/>
          <w:sz w:val="22"/>
          <w:szCs w:val="22"/>
        </w:rPr>
        <w:t xml:space="preserve">II. Declara el Proveedor, por conducto de su apoderado, que: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commentRangeStart w:id="1"/>
      <w:r>
        <w:rPr>
          <w:rFonts w:ascii="Liberation Serif" w:cs="Liberation Serif" w:eastAsia="Liberation Serif" w:hAnsi="Liberation Serif"/>
          <w:b w:val="false"/>
          <w:bCs w:val="false"/>
          <w:i w:val="false"/>
          <w:iCs w:val="false"/>
          <w:color w:val="1A1A1A"/>
          <w:sz w:val="22"/>
          <w:szCs w:val="22"/>
        </w:rPr>
        <w:t xml:space="preserve">Es una sociedad legalmente constituida conforme a las leyes de México, según consta en la Escritura Pública número 69,579 de fecha 5 de julio de 2021, otorgada ante la fe de Luis Gerardo Mendoza Powell, Notario Público número 106 del Estado de México.</w:t>
      </w:r>
      <w:commentRangeEnd w:id="1"/>
      <w:r>
        <w:commentReference w:id="1"/>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val="false"/>
          <w:bCs w:val="false"/>
          <w:i w:val="false"/>
          <w:iCs w:val="false"/>
          <w:color w:val="1A1A1A"/>
          <w:sz w:val="22"/>
          <w:szCs w:val="22"/>
        </w:rPr>
        <w:t xml:space="preserve">Su apoderado cuenta con facultades suficientes para obligarla, lo que acredita con la Escritura Pública detallada en el inciso anterior.</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val="false"/>
          <w:bCs w:val="false"/>
          <w:i w:val="false"/>
          <w:iCs w:val="false"/>
          <w:color w:val="1A1A1A"/>
          <w:sz w:val="22"/>
          <w:szCs w:val="22"/>
        </w:rPr>
        <w:t xml:space="preserve">Su objeto social le permite prestar los Servicios.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val="false"/>
          <w:bCs w:val="false"/>
          <w:i w:val="false"/>
          <w:iCs w:val="false"/>
          <w:color w:val="1A1A1A"/>
          <w:sz w:val="22"/>
          <w:szCs w:val="22"/>
        </w:rPr>
        <w:t xml:space="preserve">Está registrada en el RFC con la clave </w:t>
      </w:r>
      <w:r>
        <w:rPr>
          <w:rFonts w:ascii="Liberation Serif" w:cs="Liberation Serif" w:eastAsia="Liberation Serif" w:hAnsi="Liberation Serif"/>
          <w:b/>
          <w:bCs/>
          <w:i w:val="false"/>
          <w:iCs w:val="false"/>
          <w:color w:val="1A1A1A"/>
          <w:sz w:val="22"/>
          <w:szCs w:val="22"/>
        </w:rPr>
        <w:t xml:space="preserve">LSS210705BG1</w:t>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val="false"/>
          <w:bCs w:val="false"/>
          <w:i w:val="false"/>
          <w:iCs w:val="false"/>
          <w:color w:val="1A1A1A"/>
          <w:sz w:val="22"/>
          <w:szCs w:val="22"/>
        </w:rPr>
        <w:t xml:space="preserve">Cuenta con la experiencia, capacidad técnica, recursos y personal propios para prestar los Servicios, los cuales ejecuta con su propia organización y medios, sin proporcionar ni poner a disposición de EL CLIENTE trabajadores propios en sus centros de trabajo, por lo que los Servicios no constituyen subcontratación de personal en términos de los artículos 12 a 15 de la Ley Federal del Trabajo</w:t>
      </w:r>
      <w:del w:id="5" w:author="LSSM" w:date="2026-09-10T12:00:00Z">
        <w:r>
          <w:rPr>
            <w:rFonts w:ascii="Liberation Serif" w:cs="Liberation Serif" w:eastAsia="Liberation Serif" w:hAnsi="Liberation Serif"/>
            <w:b w:val="false"/>
            <w:bCs w:val="false"/>
            <w:i w:val="false"/>
            <w:iCs w:val="false"/>
            <w:color w:val="1A1A1A"/>
            <w:sz w:val="22"/>
            <w:szCs w:val="22"/>
          </w:rPr>
          <w:delText xml:space="preserve"> ni</w:delText>
        </w:r>
      </w:del>
      <w:ins w:id="6" w:author="LSSM" w:date="2026-09-10T12:00:00Z">
        <w:r>
          <w:rPr>
            <w:rFonts w:ascii="Liberation Serif" w:cs="Liberation Serif" w:eastAsia="Liberation Serif" w:hAnsi="Liberation Serif"/>
            <w:b w:val="false"/>
            <w:bCs w:val="false"/>
            <w:i w:val="false"/>
            <w:iCs w:val="false"/>
            <w:color w:val="1A1A1A"/>
            <w:sz w:val="22"/>
            <w:szCs w:val="22"/>
          </w:rPr>
          <w:t xml:space="preserve">, no</w:t>
        </w:r>
      </w:ins>
      <w:r>
        <w:rPr>
          <w:rFonts w:ascii="Liberation Serif" w:cs="Liberation Serif" w:eastAsia="Liberation Serif" w:hAnsi="Liberation Serif"/>
          <w:b w:val="false"/>
          <w:bCs w:val="false"/>
          <w:i w:val="false"/>
          <w:iCs w:val="false"/>
          <w:color w:val="1A1A1A"/>
          <w:sz w:val="22"/>
          <w:szCs w:val="22"/>
        </w:rPr>
        <w:t xml:space="preserve"> requieren el registro previsto en el artículo 15 de dicha Ley (REPSE)</w:t>
      </w:r>
      <w:commentRangeStart w:id="2"/>
      <w:ins w:id="7" w:author="LSSM" w:date="2026-09-10T12:00:00Z">
        <w:r>
          <w:rPr>
            <w:rFonts w:ascii="Liberation Serif" w:cs="Liberation Serif" w:eastAsia="Liberation Serif" w:hAnsi="Liberation Serif"/>
            <w:b w:val="false"/>
            <w:bCs w:val="false"/>
            <w:i w:val="false"/>
            <w:iCs w:val="false"/>
            <w:color w:val="1A1A1A"/>
            <w:sz w:val="22"/>
            <w:szCs w:val="22"/>
          </w:rPr>
          <w:t xml:space="preserve"> ni actualizan los supuestos del artículo 15-D del Código Fiscal de la Federación</w:t>
        </w:r>
      </w:ins>
      <w:commentRangeEnd w:id="2"/>
      <w:r>
        <w:commentReference w:id="2"/>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conformidad con las Declaraciones que anteceden, las Partes están de acuerdo en celebrar el presente Contrato, al tenor de las siguientes: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Cláusulas</w:t>
      </w:r>
    </w:p>
    <w:p>
      <w:pPr>
        <w:spacing w:after="140" w:line="264"/>
        <w:jc w:val="both"/>
      </w:pPr>
      <w:r>
        <w:rPr>
          <w:rFonts w:ascii="Liberation Serif" w:cs="Liberation Serif" w:eastAsia="Liberation Serif" w:hAnsi="Liberation Serif"/>
          <w:b/>
          <w:bCs/>
          <w:i w:val="false"/>
          <w:iCs w:val="false"/>
          <w:color w:val="1A1A1A"/>
          <w:sz w:val="22"/>
          <w:szCs w:val="22"/>
        </w:rPr>
        <w:t xml:space="preserve">PRIMERA. Definiciones.</w:t>
      </w:r>
      <w:r>
        <w:rPr>
          <w:rFonts w:ascii="Liberation Serif" w:cs="Liberation Serif" w:eastAsia="Liberation Serif" w:hAnsi="Liberation Serif"/>
          <w:b w:val="false"/>
          <w:bCs w:val="false"/>
          <w:i w:val="false"/>
          <w:iCs w:val="false"/>
          <w:color w:val="1A1A1A"/>
          <w:sz w:val="22"/>
          <w:szCs w:val="22"/>
        </w:rPr>
        <w:t xml:space="preserve"> Para los efectos del presente Contrato, los términos siguientes, en singular o plural, tendrán el significado que se indica: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398"/>
        <w:gridCol w:w="6961"/>
      </w:tblGrid>
      <w:tr>
        <w:trPr>
          <w:cantSplit/>
          <w:tblHeader/>
        </w:trPr>
        <w:tc>
          <w:tcPr>
            <w:tcW w:type="dxa" w:w="239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696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Significado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Contrato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presente contrato de prestación de servicios profesionales y consultoría, junto con sus Anexos y, en su caso, sus </w:t>
            </w:r>
            <w:del w:id="8" w:author="LSSM" w:date="2026-09-10T12:00:00Z">
              <w:r>
                <w:rPr>
                  <w:rFonts w:ascii="Liberation Serif" w:cs="Liberation Serif" w:eastAsia="Liberation Serif" w:hAnsi="Liberation Serif"/>
                  <w:b w:val="false"/>
                  <w:bCs w:val="false"/>
                  <w:i w:val="false"/>
                  <w:iCs w:val="false"/>
                  <w:color w:val="1A1A1A"/>
                  <w:sz w:val="19"/>
                  <w:szCs w:val="19"/>
                </w:rPr>
                <w:delText xml:space="preserve">Adenda</w:delText>
              </w:r>
            </w:del>
            <w:ins w:id="9" w:author="LSSM" w:date="2026-09-10T12:00:00Z">
              <w:r>
                <w:rPr>
                  <w:rFonts w:ascii="Liberation Serif" w:cs="Liberation Serif" w:eastAsia="Liberation Serif" w:hAnsi="Liberation Serif"/>
                  <w:b w:val="false"/>
                  <w:bCs w:val="false"/>
                  <w:i w:val="false"/>
                  <w:iCs w:val="false"/>
                  <w:color w:val="1A1A1A"/>
                  <w:sz w:val="19"/>
                  <w:szCs w:val="19"/>
                </w:rPr>
                <w:t xml:space="preserve">Addenda</w:t>
              </w:r>
            </w:ins>
            <w:r>
              <w:rPr>
                <w:rFonts w:ascii="Liberation Serif" w:cs="Liberation Serif" w:eastAsia="Liberation Serif" w:hAnsi="Liberation Serif"/>
                <w:b w:val="false"/>
                <w:bCs w:val="false"/>
                <w:i w:val="false"/>
                <w:iCs w:val="false"/>
                <w:color w:val="1A1A1A"/>
                <w:sz w:val="19"/>
                <w:szCs w:val="19"/>
              </w:rPr>
              <w:t xml:space="preserve"> y convenios modificatorios.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Operadora y Administradora SW, S.A. de C.V. (Sports World).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Live Streaming Services México, S.A. de C.V. (comercialmente </w:t>
            </w:r>
            <w:r>
              <w:rPr>
                <w:rFonts w:ascii="Liberation Serif" w:cs="Liberation Serif" w:eastAsia="Liberation Serif" w:hAnsi="Liberation Serif"/>
                <w:b w:val="false"/>
                <w:bCs w:val="false"/>
                <w:i/>
                <w:iCs/>
                <w:color w:val="1A1A1A"/>
                <w:sz w:val="19"/>
                <w:szCs w:val="19"/>
              </w:rPr>
              <w:t xml:space="preserve">Final Upgrade AI</w:t>
            </w: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Partes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CLIENTE y EL PRESTADOR, conjuntamente.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Uno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enumera los requerimientos y aportaciones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Dos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detalla los entregables a cargo de EL PRESTADOR.</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Tres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informativo con la estimación de los gastos variables de operación a cargo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Cuatro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recoge los targets comerciales post-lanzamiento, de carácter aspiracional y no vinculante.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Anexo Cinco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anexo que establece los niveles de servicio y el protocolo de gestión de incidencias, crisis y continuidad.</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Addendum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documento que, suscrito por ambas Partes, activa el Proyecto B o el Proyecto C en los términos ya pactados en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rediseño integral del sitio web, el agente “BES” en el canal web y los servicios recurrentes (Cláusulas Tercera y Sexta).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B</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Business Development System o “BDS” (Cláusula Cuarta).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 C</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Academia Sports World (Cláusula Quinta).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Servicios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servicios y entregables a cargo de EL PRESTADOR descritos en este Contrato y en el Anexo Dos.</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agente conversacional de inteligencia artificial desarrollado por EL PRESTADOR.</w:t>
            </w:r>
          </w:p>
        </w:tc>
      </w:tr>
      <w:tr>
        <w:trPr>
          <w:cantSplit/>
          <w:tblHeader w:val="false"/>
        </w:trPr>
        <w:tc>
          <w:tcPr>
            <w:tcW w:type="dxa" w:w="2398"/>
            <w:tcMar>
              <w:top w:type="dxa" w:w="60"/>
              <w:left w:type="dxa" w:w="90"/>
              <w:bottom w:type="dxa" w:w="60"/>
              <w:right w:type="dxa" w:w="90"/>
            </w:tcMar>
            <w:vAlign w:val="top"/>
          </w:tcPr>
          <w:p>
            <w:pPr>
              <w:spacing w:after="0" w:line="252"/>
            </w:pPr>
            <w:commentRangeStart w:id="3"/>
            <w:ins w:id="10" w:author="LSSM" w:date="2026-09-10T12:00:00Z">
              <w:r>
                <w:rPr>
                  <w:rFonts w:ascii="Liberation Serif" w:cs="Liberation Serif" w:eastAsia="Liberation Serif" w:hAnsi="Liberation Serif"/>
                  <w:b/>
                  <w:bCs/>
                  <w:i w:val="false"/>
                  <w:iCs w:val="false"/>
                  <w:color w:val="1A1A1A"/>
                  <w:sz w:val="19"/>
                  <w:szCs w:val="19"/>
                </w:rPr>
                <w:t xml:space="preserve">Modelos de Lenguaje Autorizados</w:t>
              </w:r>
            </w:ins>
            <w:commentRangeEnd w:id="3"/>
            <w:r>
              <w:commentReference w:id="3"/>
            </w:r>
          </w:p>
        </w:tc>
        <w:tc>
          <w:tcPr>
            <w:tcW w:type="dxa" w:w="6961"/>
            <w:tcMar>
              <w:top w:type="dxa" w:w="60"/>
              <w:left w:type="dxa" w:w="90"/>
              <w:bottom w:type="dxa" w:w="60"/>
              <w:right w:type="dxa" w:w="90"/>
            </w:tcMar>
            <w:vAlign w:val="top"/>
          </w:tcPr>
          <w:p>
            <w:pPr>
              <w:spacing w:after="0" w:line="252"/>
            </w:pPr>
            <w:ins w:id="11" w:author="LSSM" w:date="2026-09-10T12:00:00Z">
              <w:r>
                <w:rPr>
                  <w:rFonts w:ascii="Liberation Serif" w:cs="Liberation Serif" w:eastAsia="Liberation Serif" w:hAnsi="Liberation Serif"/>
                  <w:b w:val="false"/>
                  <w:bCs w:val="false"/>
                  <w:i w:val="false"/>
                  <w:iCs w:val="false"/>
                  <w:color w:val="1A1A1A"/>
                  <w:sz w:val="19"/>
                  <w:szCs w:val="19"/>
                </w:rPr>
                <w:t xml:space="preserve">Los modelos de lenguaje de </w:t>
              </w:r>
            </w:ins>
            <w:ins w:id="12" w:author="LSSM" w:date="2026-09-10T12:00:00Z">
              <w:r>
                <w:rPr>
                  <w:rFonts w:ascii="Liberation Serif" w:cs="Liberation Serif" w:eastAsia="Liberation Serif" w:hAnsi="Liberation Serif"/>
                  <w:b/>
                  <w:bCs/>
                  <w:i w:val="false"/>
                  <w:iCs w:val="false"/>
                  <w:color w:val="1A1A1A"/>
                  <w:sz w:val="19"/>
                  <w:szCs w:val="19"/>
                </w:rPr>
                <w:t xml:space="preserve">Google (Gemini)</w:t>
              </w:r>
            </w:ins>
            <w:ins w:id="13" w:author="LSSM" w:date="2026-09-10T12:00:00Z">
              <w:r>
                <w:rPr>
                  <w:rFonts w:ascii="Liberation Serif" w:cs="Liberation Serif" w:eastAsia="Liberation Serif" w:hAnsi="Liberation Serif"/>
                  <w:b w:val="false"/>
                  <w:bCs w:val="false"/>
                  <w:i w:val="false"/>
                  <w:iCs w:val="false"/>
                  <w:color w:val="1A1A1A"/>
                  <w:sz w:val="19"/>
                  <w:szCs w:val="19"/>
                </w:rPr>
                <w:t xml:space="preserve">, </w:t>
              </w:r>
            </w:ins>
            <w:ins w:id="14" w:author="LSSM" w:date="2026-09-10T12:00:00Z">
              <w:r>
                <w:rPr>
                  <w:rFonts w:ascii="Liberation Serif" w:cs="Liberation Serif" w:eastAsia="Liberation Serif" w:hAnsi="Liberation Serif"/>
                  <w:b/>
                  <w:bCs/>
                  <w:i w:val="false"/>
                  <w:iCs w:val="false"/>
                  <w:color w:val="1A1A1A"/>
                  <w:sz w:val="19"/>
                  <w:szCs w:val="19"/>
                </w:rPr>
                <w:t xml:space="preserve">OpenAI (GPT)</w:t>
              </w:r>
            </w:ins>
            <w:ins w:id="15" w:author="LSSM" w:date="2026-09-10T12:00:00Z">
              <w:r>
                <w:rPr>
                  <w:rFonts w:ascii="Liberation Serif" w:cs="Liberation Serif" w:eastAsia="Liberation Serif" w:hAnsi="Liberation Serif"/>
                  <w:b w:val="false"/>
                  <w:bCs w:val="false"/>
                  <w:i w:val="false"/>
                  <w:iCs w:val="false"/>
                  <w:color w:val="1A1A1A"/>
                  <w:sz w:val="19"/>
                  <w:szCs w:val="19"/>
                </w:rPr>
                <w:t xml:space="preserve"> y </w:t>
              </w:r>
            </w:ins>
            <w:ins w:id="16" w:author="LSSM" w:date="2026-09-10T12:00:00Z">
              <w:r>
                <w:rPr>
                  <w:rFonts w:ascii="Liberation Serif" w:cs="Liberation Serif" w:eastAsia="Liberation Serif" w:hAnsi="Liberation Serif"/>
                  <w:b/>
                  <w:bCs/>
                  <w:i w:val="false"/>
                  <w:iCs w:val="false"/>
                  <w:color w:val="1A1A1A"/>
                  <w:sz w:val="19"/>
                  <w:szCs w:val="19"/>
                </w:rPr>
                <w:t xml:space="preserve">Anthropic (Claude)</w:t>
              </w:r>
            </w:ins>
            <w:ins w:id="17" w:author="LSSM" w:date="2026-09-10T12:00:00Z">
              <w:r>
                <w:rPr>
                  <w:rFonts w:ascii="Liberation Serif" w:cs="Liberation Serif" w:eastAsia="Liberation Serif" w:hAnsi="Liberation Serif"/>
                  <w:b w:val="false"/>
                  <w:bCs w:val="false"/>
                  <w:i w:val="false"/>
                  <w:iCs w:val="false"/>
                  <w:color w:val="1A1A1A"/>
                  <w:sz w:val="19"/>
                  <w:szCs w:val="19"/>
                </w:rPr>
                <w:t xml:space="preserve">, entre los cuales EL PRESTADOR puede elegir y sustituir libremente para la operación de “BES” y de los demás Servicios, sin necesidad de convenio modificatorio y sin costo adicional para EL CLIENTE, cuyos consumos EL CLIENTE cubre conforme a la Cláusula Décima Cuarta. La sustitución fuera de esos tres proveedores requiere el consentimiento previo y por escrito de EL CLIENTE.</w:t>
              </w:r>
            </w:ins>
          </w:p>
        </w:tc>
      </w:tr>
      <w:tr>
        <w:trPr>
          <w:cantSplit/>
          <w:tblHeader w:val="false"/>
        </w:trPr>
        <w:tc>
          <w:tcPr>
            <w:tcW w:type="dxa" w:w="2398"/>
            <w:tcMar>
              <w:top w:type="dxa" w:w="60"/>
              <w:left w:type="dxa" w:w="90"/>
              <w:bottom w:type="dxa" w:w="60"/>
              <w:right w:type="dxa" w:w="90"/>
            </w:tcMar>
            <w:vAlign w:val="top"/>
          </w:tcPr>
          <w:p>
            <w:pPr>
              <w:spacing w:after="0" w:line="252"/>
            </w:pPr>
            <w:ins w:id="18" w:author="LSSM" w:date="2026-09-10T12:00:00Z">
              <w:r>
                <w:rPr>
                  <w:rFonts w:ascii="Liberation Serif" w:cs="Liberation Serif" w:eastAsia="Liberation Serif" w:hAnsi="Liberation Serif"/>
                  <w:b/>
                  <w:bCs/>
                  <w:i w:val="false"/>
                  <w:iCs w:val="false"/>
                  <w:color w:val="1A1A1A"/>
                  <w:sz w:val="19"/>
                  <w:szCs w:val="19"/>
                </w:rPr>
                <w:t xml:space="preserve">Plataformas de Terceros</w:t>
              </w:r>
            </w:ins>
          </w:p>
        </w:tc>
        <w:tc>
          <w:tcPr>
            <w:tcW w:type="dxa" w:w="6961"/>
            <w:tcMar>
              <w:top w:type="dxa" w:w="60"/>
              <w:left w:type="dxa" w:w="90"/>
              <w:bottom w:type="dxa" w:w="60"/>
              <w:right w:type="dxa" w:w="90"/>
            </w:tcMar>
            <w:vAlign w:val="top"/>
          </w:tcPr>
          <w:p>
            <w:pPr>
              <w:spacing w:after="0" w:line="252"/>
            </w:pPr>
            <w:ins w:id="19" w:author="LSSM" w:date="2026-09-10T12:00:00Z">
              <w:r>
                <w:rPr>
                  <w:rFonts w:ascii="Liberation Serif" w:cs="Liberation Serif" w:eastAsia="Liberation Serif" w:hAnsi="Liberation Serif"/>
                  <w:b w:val="false"/>
                  <w:bCs w:val="false"/>
                  <w:i w:val="false"/>
                  <w:iCs w:val="false"/>
                  <w:color w:val="1A1A1A"/>
                  <w:sz w:val="19"/>
                  <w:szCs w:val="19"/>
                </w:rPr>
                <w:t xml:space="preserve">Los Modelos de Lenguaje Autorizados, la plataforma de síntesis y reconocimiento de voz y la </w:t>
              </w:r>
            </w:ins>
            <w:ins w:id="20" w:author="LSSM" w:date="2026-09-10T12:00:00Z">
              <w:r>
                <w:rPr>
                  <w:rFonts w:ascii="Liberation Serif" w:cs="Liberation Serif" w:eastAsia="Liberation Serif" w:hAnsi="Liberation Serif"/>
                  <w:b/>
                  <w:bCs/>
                  <w:i w:val="false"/>
                  <w:iCs w:val="false"/>
                  <w:color w:val="1A1A1A"/>
                  <w:sz w:val="19"/>
                  <w:szCs w:val="19"/>
                </w:rPr>
                <w:t xml:space="preserve">WhatsApp Business API</w:t>
              </w:r>
            </w:ins>
            <w:ins w:id="21" w:author="LSSM" w:date="2026-09-10T12:00:00Z">
              <w:r>
                <w:rPr>
                  <w:rFonts w:ascii="Liberation Serif" w:cs="Liberation Serif" w:eastAsia="Liberation Serif" w:hAnsi="Liberation Serif"/>
                  <w:b w:val="false"/>
                  <w:bCs w:val="false"/>
                  <w:i w:val="false"/>
                  <w:iCs w:val="false"/>
                  <w:color w:val="1A1A1A"/>
                  <w:sz w:val="19"/>
                  <w:szCs w:val="19"/>
                </w:rPr>
                <w:t xml:space="preserve"> de Meta, de las que depende la operación de “BES”, del BDS y de la Academia (Cláusulas Décima Cuarta y Vigésima Primera).</w:t>
              </w:r>
            </w:ins>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Componentes Preexistentes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desarrollos, motores, frameworks, plantillas, prompts, metodologías y herramientas de EL PRESTADOR preexistentes al Contrato o de uso general en su operación, incluyendo el motor conversacional base de “BES” (Cláusula Décima Sexta).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CRM</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gestión de relaciones con prospectos y clientes de EL CLIENTE.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CMS</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sistema de administración de contenidos del sitio web.</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Middleware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capa de integración desarrollada por EL PRESTADOR que comunica el sitio y “BES” con el API del CRM.</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no recurrente de cada proyecto, pagadera en dos exhibiciones de 50% (cincuenta por ciento) cada una.</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contraprestación mensual fija por los servicios recurrentes de mantenimiento y soporte.</w:t>
            </w:r>
          </w:p>
        </w:tc>
      </w:tr>
      <w:tr>
        <w:trPr>
          <w:cantSplit/>
          <w:tblHeader w:val="false"/>
        </w:trPr>
        <w:tc>
          <w:tcPr>
            <w:tcW w:type="dxa" w:w="2398"/>
            <w:tcMar>
              <w:top w:type="dxa" w:w="60"/>
              <w:left w:type="dxa" w:w="90"/>
              <w:bottom w:type="dxa" w:w="60"/>
              <w:right w:type="dxa" w:w="90"/>
            </w:tcMar>
            <w:vAlign w:val="top"/>
          </w:tcPr>
          <w:p>
            <w:pPr>
              <w:spacing w:after="0" w:line="252"/>
            </w:pPr>
            <w:commentRangeStart w:id="4"/>
            <w:ins w:id="22" w:author="LSSM" w:date="2026-09-10T12:00:00Z">
              <w:r>
                <w:rPr>
                  <w:rFonts w:ascii="Liberation Serif" w:cs="Liberation Serif" w:eastAsia="Liberation Serif" w:hAnsi="Liberation Serif"/>
                  <w:b/>
                  <w:bCs/>
                  <w:i w:val="false"/>
                  <w:iCs w:val="false"/>
                  <w:color w:val="1A1A1A"/>
                  <w:sz w:val="19"/>
                  <w:szCs w:val="19"/>
                </w:rPr>
                <w:t xml:space="preserve">Desarrollo Mayor</w:t>
              </w:r>
            </w:ins>
            <w:commentRangeEnd w:id="4"/>
            <w:r>
              <w:commentReference w:id="4"/>
            </w:r>
          </w:p>
        </w:tc>
        <w:tc>
          <w:tcPr>
            <w:tcW w:type="dxa" w:w="6961"/>
            <w:tcMar>
              <w:top w:type="dxa" w:w="60"/>
              <w:left w:type="dxa" w:w="90"/>
              <w:bottom w:type="dxa" w:w="60"/>
              <w:right w:type="dxa" w:w="90"/>
            </w:tcMar>
            <w:vAlign w:val="top"/>
          </w:tcPr>
          <w:p>
            <w:pPr>
              <w:spacing w:after="0" w:line="252"/>
            </w:pPr>
            <w:ins w:id="23" w:author="LSSM" w:date="2026-09-10T12:00:00Z">
              <w:r>
                <w:rPr>
                  <w:rFonts w:ascii="Liberation Serif" w:cs="Liberation Serif" w:eastAsia="Liberation Serif" w:hAnsi="Liberation Serif"/>
                  <w:b w:val="false"/>
                  <w:bCs w:val="false"/>
                  <w:i w:val="false"/>
                  <w:iCs w:val="false"/>
                  <w:color w:val="1A1A1A"/>
                  <w:sz w:val="19"/>
                  <w:szCs w:val="19"/>
                </w:rPr>
                <w:t xml:space="preserve">Toda nueva funcionalidad, integración o cambio de alcance no comprendido en el Anexo Dos, o cualquier trabajo que exceda de 40 (cuarenta) horas, que se cotiza y se aprueba por escrito antes de iniciarse (Cláusulas Sexta y Décima).</w:t>
              </w:r>
            </w:ins>
          </w:p>
        </w:tc>
      </w:tr>
      <w:tr>
        <w:trPr>
          <w:cantSplit/>
          <w:tblHeader w:val="false"/>
        </w:trPr>
        <w:tc>
          <w:tcPr>
            <w:tcW w:type="dxa" w:w="2398"/>
            <w:tcMar>
              <w:top w:type="dxa" w:w="60"/>
              <w:left w:type="dxa" w:w="90"/>
              <w:bottom w:type="dxa" w:w="60"/>
              <w:right w:type="dxa" w:w="90"/>
            </w:tcMar>
            <w:vAlign w:val="top"/>
          </w:tcPr>
          <w:p>
            <w:pPr>
              <w:spacing w:after="0" w:line="252"/>
            </w:pPr>
            <w:commentRangeStart w:id="5"/>
            <w:ins w:id="24" w:author="LSSM" w:date="2026-09-10T12:00:00Z">
              <w:r>
                <w:rPr>
                  <w:rFonts w:ascii="Liberation Serif" w:cs="Liberation Serif" w:eastAsia="Liberation Serif" w:hAnsi="Liberation Serif"/>
                  <w:b/>
                  <w:bCs/>
                  <w:i w:val="false"/>
                  <w:iCs w:val="false"/>
                  <w:color w:val="1A1A1A"/>
                  <w:sz w:val="19"/>
                  <w:szCs w:val="19"/>
                </w:rPr>
                <w:t xml:space="preserve">Persona Encargada</w:t>
              </w:r>
            </w:ins>
            <w:commentRangeEnd w:id="5"/>
            <w:r>
              <w:commentReference w:id="5"/>
            </w:r>
          </w:p>
        </w:tc>
        <w:tc>
          <w:tcPr>
            <w:tcW w:type="dxa" w:w="6961"/>
            <w:tcMar>
              <w:top w:type="dxa" w:w="60"/>
              <w:left w:type="dxa" w:w="90"/>
              <w:bottom w:type="dxa" w:w="60"/>
              <w:right w:type="dxa" w:w="90"/>
            </w:tcMar>
            <w:vAlign w:val="top"/>
          </w:tcPr>
          <w:p>
            <w:pPr>
              <w:spacing w:after="0" w:line="252"/>
            </w:pPr>
            <w:ins w:id="25" w:author="LSSM" w:date="2026-09-10T12:00:00Z">
              <w:r>
                <w:rPr>
                  <w:rFonts w:ascii="Liberation Serif" w:cs="Liberation Serif" w:eastAsia="Liberation Serif" w:hAnsi="Liberation Serif"/>
                  <w:b w:val="false"/>
                  <w:bCs w:val="false"/>
                  <w:i w:val="false"/>
                  <w:iCs w:val="false"/>
                  <w:color w:val="1A1A1A"/>
                  <w:sz w:val="19"/>
                  <w:szCs w:val="19"/>
                </w:rPr>
                <w:t xml:space="preserve">EL PRESTADOR, en su carácter de persona encargada del tratamiento de datos personales por cuenta de EL CLIENTE, conforme a la Ley Federal de Protección de Datos Personales en Posesión de los Particulares publicada en el Diario Oficial de la Federación el 20 de marzo de 2025 (Cláusulas Décima Séptima y Décima Octava).</w:t>
              </w:r>
            </w:ins>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Cambio Contractual</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$17.80 MXN (diecisiete pesos 80/100 M.N.) por USD $1.00 (un dólar de los Estados Unidos de América), fijo para todos los efectos de este Contrato.</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IVA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Impuesto al Valor Agregado, a la tasa legal vigente (actualmente 16%).</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CFDI</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Comprobante Fiscal Digital por Internet.</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Semana</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calendario contada a partir de la fecha de inicio de los trabajos del proyecto de que se trate.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Lanzamiento en Firme</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 puesta en producción del sitio web al término de la Semana </w:t>
            </w:r>
            <w:del w:id="26" w:author="LSSM" w:date="2026-09-10T12:00:00Z">
              <w:r>
                <w:rPr>
                  <w:rFonts w:ascii="Liberation Serif" w:cs="Liberation Serif" w:eastAsia="Liberation Serif" w:hAnsi="Liberation Serif"/>
                  <w:b w:val="false"/>
                  <w:bCs w:val="false"/>
                  <w:i w:val="false"/>
                  <w:iCs w:val="false"/>
                  <w:color w:val="1A1A1A"/>
                  <w:sz w:val="19"/>
                  <w:szCs w:val="19"/>
                </w:rPr>
                <w:delText xml:space="preserve">8</w:delText>
              </w:r>
            </w:del>
            <w:ins w:id="27" w:author="LSSM" w:date="2026-09-10T12:00:00Z">
              <w:r>
                <w:rPr>
                  <w:rFonts w:ascii="Liberation Serif" w:cs="Liberation Serif" w:eastAsia="Liberation Serif" w:hAnsi="Liberation Serif"/>
                  <w:b w:val="false"/>
                  <w:bCs w:val="false"/>
                  <w:i w:val="false"/>
                  <w:iCs w:val="false"/>
                  <w:color w:val="1A1A1A"/>
                  <w:sz w:val="19"/>
                  <w:szCs w:val="19"/>
                </w:rPr>
                <w:t xml:space="preserve">10</w:t>
              </w:r>
            </w:ins>
            <w:r>
              <w:rPr>
                <w:rFonts w:ascii="Liberation Serif" w:cs="Liberation Serif" w:eastAsia="Liberation Serif" w:hAnsi="Liberation Serif"/>
                <w:b w:val="false"/>
                <w:bCs w:val="false"/>
                <w:i w:val="false"/>
                <w:iCs w:val="false"/>
                <w:color w:val="1A1A1A"/>
                <w:sz w:val="19"/>
                <w:szCs w:val="19"/>
              </w:rPr>
              <w:t xml:space="preserve"> del Proyecto A.</w:t>
            </w:r>
          </w:p>
        </w:tc>
      </w:tr>
      <w:tr>
        <w:trPr>
          <w:cantSplit/>
          <w:tblHeader w:val="false"/>
        </w:trPr>
        <w:tc>
          <w:tcPr>
            <w:tcW w:type="dxa" w:w="2398"/>
            <w:tcMar>
              <w:top w:type="dxa" w:w="60"/>
              <w:left w:type="dxa" w:w="90"/>
              <w:bottom w:type="dxa" w:w="60"/>
              <w:right w:type="dxa" w:w="90"/>
            </w:tcMar>
            <w:vAlign w:val="top"/>
          </w:tcPr>
          <w:p>
            <w:pPr>
              <w:spacing w:after="0" w:line="252"/>
            </w:pPr>
            <w:del w:id="28" w:author="LSSM" w:date="2026-09-10T12:00:00Z">
              <w:r>
                <w:rPr>
                  <w:rFonts w:ascii="Liberation Serif" w:cs="Liberation Serif" w:eastAsia="Liberation Serif" w:hAnsi="Liberation Serif"/>
                  <w:b w:val="false"/>
                  <w:bCs w:val="false"/>
                  <w:i w:val="false"/>
                  <w:iCs w:val="false"/>
                  <w:color w:val="1A1A1A"/>
                  <w:sz w:val="19"/>
                  <w:szCs w:val="19"/>
                </w:rPr>
                <w:delText xml:space="preserve">Periodo de Estabilización</w:delText>
              </w:r>
            </w:del>
          </w:p>
        </w:tc>
        <w:tc>
          <w:tcPr>
            <w:tcW w:type="dxa" w:w="6961"/>
            <w:tcMar>
              <w:top w:type="dxa" w:w="60"/>
              <w:left w:type="dxa" w:w="90"/>
              <w:bottom w:type="dxa" w:w="60"/>
              <w:right w:type="dxa" w:w="90"/>
            </w:tcMar>
            <w:vAlign w:val="top"/>
          </w:tcPr>
          <w:p>
            <w:pPr>
              <w:spacing w:after="0" w:line="252"/>
            </w:pPr>
            <w:del w:id="29" w:author="LSSM" w:date="2026-09-10T12:00:00Z">
              <w:r>
                <w:rPr>
                  <w:rFonts w:ascii="Liberation Serif" w:cs="Liberation Serif" w:eastAsia="Liberation Serif" w:hAnsi="Liberation Serif"/>
                  <w:b w:val="false"/>
                  <w:bCs w:val="false"/>
                  <w:i w:val="false"/>
                  <w:iCs w:val="false"/>
                  <w:color w:val="1A1A1A"/>
                  <w:sz w:val="19"/>
                  <w:szCs w:val="19"/>
                </w:rPr>
                <w:delText xml:space="preserve">Periodo de seis (6) semanas posteriores al Lanzamiento en Firme, durante el cual EL PRESTADOR deberá, sin costo adicional para EL CLIENTE, identificar, atender y corregir cualquier error, defecto, incidencia, inconsistencia de funcionamiento o desviación respecto de los requerimientos y criterios de aceptación establecidos para el proyecto, incluyendo aquellos detectados como consecuencia del tráfico y uso real de la Plataforma. Durante dicho periodo, las correcciones derivadas de errores o incumplimientos respecto de los requerimientos acordados no se considerarán cambios de alcance ni generarán costos adicionales para EL CLIENTE.</w:delText>
              </w:r>
            </w:del>
          </w:p>
        </w:tc>
      </w:tr>
      <w:tr>
        <w:trPr>
          <w:cantSplit/>
          <w:tblHeader w:val="false"/>
        </w:trPr>
        <w:tc>
          <w:tcPr>
            <w:tcW w:type="dxa" w:w="2398"/>
            <w:tcMar>
              <w:top w:type="dxa" w:w="60"/>
              <w:left w:type="dxa" w:w="90"/>
              <w:bottom w:type="dxa" w:w="60"/>
              <w:right w:type="dxa" w:w="90"/>
            </w:tcMar>
            <w:vAlign w:val="top"/>
          </w:tcPr>
          <w:p>
            <w:pPr>
              <w:spacing w:after="0" w:line="252"/>
            </w:pPr>
            <w:commentRangeStart w:id="6"/>
            <w:ins w:id="30" w:author="LSSM" w:date="2026-09-10T12:00:00Z">
              <w:r>
                <w:rPr>
                  <w:rFonts w:ascii="Liberation Serif" w:cs="Liberation Serif" w:eastAsia="Liberation Serif" w:hAnsi="Liberation Serif"/>
                  <w:b/>
                  <w:bCs/>
                  <w:i w:val="false"/>
                  <w:iCs w:val="false"/>
                  <w:color w:val="1A1A1A"/>
                  <w:sz w:val="19"/>
                  <w:szCs w:val="19"/>
                </w:rPr>
                <w:t xml:space="preserve">Periodo de Estabilización</w:t>
              </w:r>
            </w:ins>
            <w:commentRangeEnd w:id="6"/>
            <w:r>
              <w:commentReference w:id="6"/>
            </w:r>
          </w:p>
        </w:tc>
        <w:tc>
          <w:tcPr>
            <w:tcW w:type="dxa" w:w="6961"/>
            <w:tcMar>
              <w:top w:type="dxa" w:w="60"/>
              <w:left w:type="dxa" w:w="90"/>
              <w:bottom w:type="dxa" w:w="60"/>
              <w:right w:type="dxa" w:w="90"/>
            </w:tcMar>
            <w:vAlign w:val="top"/>
          </w:tcPr>
          <w:p>
            <w:pPr>
              <w:spacing w:after="0" w:line="252"/>
            </w:pPr>
            <w:ins w:id="31" w:author="LSSM" w:date="2026-09-10T12:00:00Z">
              <w:r>
                <w:rPr>
                  <w:rFonts w:ascii="Liberation Serif" w:cs="Liberation Serif" w:eastAsia="Liberation Serif" w:hAnsi="Liberation Serif"/>
                  <w:b w:val="false"/>
                  <w:bCs w:val="false"/>
                  <w:i w:val="false"/>
                  <w:iCs w:val="false"/>
                  <w:color w:val="1A1A1A"/>
                  <w:sz w:val="19"/>
                  <w:szCs w:val="19"/>
                </w:rPr>
                <w:t xml:space="preserve">El periodo de 6 (seis) semanas contadas a partir del Lanzamiento en Firme, que concluye por el solo transcurso de ese plazo, sin necesidad de declaración de las Partes, durante el cual EL PRESTADOR corrige sin costo adicional los defectos respecto de las especificaciones del Anexo Dos y los ajustes derivados del tráfico y uso real del sitio. No comprende cambios de alcance ni nuevas funcionalidades, que se tramitan conforme a la Cláusula Décima.</w:t>
              </w:r>
            </w:ins>
          </w:p>
        </w:tc>
      </w:tr>
      <w:tr>
        <w:trPr>
          <w:cantSplit/>
          <w:tblHeader w:val="false"/>
        </w:trPr>
        <w:tc>
          <w:tcPr>
            <w:tcW w:type="dxa" w:w="2398"/>
            <w:tcMar>
              <w:top w:type="dxa" w:w="60"/>
              <w:left w:type="dxa" w:w="90"/>
              <w:bottom w:type="dxa" w:w="60"/>
              <w:right w:type="dxa" w:w="90"/>
            </w:tcMar>
            <w:vAlign w:val="top"/>
          </w:tcPr>
          <w:p>
            <w:pPr>
              <w:spacing w:after="0" w:line="252"/>
            </w:pPr>
            <w:commentRangeStart w:id="7"/>
            <w:r>
              <w:rPr>
                <w:rFonts w:ascii="Liberation Serif" w:cs="Liberation Serif" w:eastAsia="Liberation Serif" w:hAnsi="Liberation Serif"/>
                <w:b/>
                <w:bCs/>
                <w:i w:val="false"/>
                <w:iCs w:val="false"/>
                <w:color w:val="1A1A1A"/>
                <w:sz w:val="19"/>
                <w:szCs w:val="19"/>
              </w:rPr>
              <w:t xml:space="preserve">Tiempo de Espera (stand-by)</w:t>
            </w:r>
            <w:commentRangeEnd w:id="7"/>
            <w:r>
              <w:commentReference w:id="7"/>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Los días en que el equipo de EL PRESTADOR permanece sin poder avanzar por </w:t>
            </w:r>
            <w:del w:id="32" w:author="LSSM" w:date="2026-09-10T12:00:00Z">
              <w:r>
                <w:rPr>
                  <w:rFonts w:ascii="Liberation Serif" w:cs="Liberation Serif" w:eastAsia="Liberation Serif" w:hAnsi="Liberation Serif"/>
                  <w:b w:val="false"/>
                  <w:bCs w:val="false"/>
                  <w:i w:val="false"/>
                  <w:iCs w:val="false"/>
                  <w:color w:val="1A1A1A"/>
                  <w:sz w:val="19"/>
                  <w:szCs w:val="19"/>
                </w:rPr>
                <w:delText xml:space="preserve">causas imputables a EL CLIENTE</w:delText>
              </w:r>
            </w:del>
            <w:ins w:id="33" w:author="LSSM" w:date="2026-09-10T12:00:00Z">
              <w:r>
                <w:rPr>
                  <w:rFonts w:ascii="Liberation Serif" w:cs="Liberation Serif" w:eastAsia="Liberation Serif" w:hAnsi="Liberation Serif"/>
                  <w:b w:val="false"/>
                  <w:bCs w:val="false"/>
                  <w:i w:val="false"/>
                  <w:iCs w:val="false"/>
                  <w:color w:val="1A1A1A"/>
                  <w:sz w:val="19"/>
                  <w:szCs w:val="19"/>
                </w:rPr>
                <w:t xml:space="preserve">la falta o demora de EL CLIENTE en la entrega de las aportaciones, accesos, credenciales, infraestructura o insumos a su cargo conforme al </w:t>
              </w:r>
            </w:ins>
            <w:ins w:id="34" w:author="LSSM" w:date="2026-09-10T12:00:00Z">
              <w:r>
                <w:rPr>
                  <w:rFonts w:ascii="Liberation Serif" w:cs="Liberation Serif" w:eastAsia="Liberation Serif" w:hAnsi="Liberation Serif"/>
                  <w:b/>
                  <w:bCs/>
                  <w:i w:val="false"/>
                  <w:iCs w:val="false"/>
                  <w:color w:val="1A1A1A"/>
                  <w:sz w:val="19"/>
                  <w:szCs w:val="19"/>
                </w:rPr>
                <w:t xml:space="preserve">Anexo Uno</w:t>
              </w:r>
            </w:ins>
            <w:ins w:id="35" w:author="LSSM" w:date="2026-09-10T12:00:00Z">
              <w:r>
                <w:rPr>
                  <w:rFonts w:ascii="Liberation Serif" w:cs="Liberation Serif" w:eastAsia="Liberation Serif" w:hAnsi="Liberation Serif"/>
                  <w:b w:val="false"/>
                  <w:bCs w:val="false"/>
                  <w:i w:val="false"/>
                  <w:iCs w:val="false"/>
                  <w:color w:val="1A1A1A"/>
                  <w:sz w:val="19"/>
                  <w:szCs w:val="19"/>
                </w:rPr>
                <w:t xml:space="preserve">. Es el </w:t>
              </w:r>
            </w:ins>
            <w:ins w:id="36" w:author="LSSM" w:date="2026-09-10T12:00:00Z">
              <w:r>
                <w:rPr>
                  <w:rFonts w:ascii="Liberation Serif" w:cs="Liberation Serif" w:eastAsia="Liberation Serif" w:hAnsi="Liberation Serif"/>
                  <w:b/>
                  <w:bCs/>
                  <w:i w:val="false"/>
                  <w:iCs w:val="false"/>
                  <w:color w:val="1A1A1A"/>
                  <w:sz w:val="19"/>
                  <w:szCs w:val="19"/>
                </w:rPr>
                <w:t xml:space="preserve">único</w:t>
              </w:r>
            </w:ins>
            <w:ins w:id="37" w:author="LSSM" w:date="2026-09-10T12:00:00Z">
              <w:r>
                <w:rPr>
                  <w:rFonts w:ascii="Liberation Serif" w:cs="Liberation Serif" w:eastAsia="Liberation Serif" w:hAnsi="Liberation Serif"/>
                  <w:b w:val="false"/>
                  <w:bCs w:val="false"/>
                  <w:i w:val="false"/>
                  <w:iCs w:val="false"/>
                  <w:color w:val="1A1A1A"/>
                  <w:sz w:val="19"/>
                  <w:szCs w:val="19"/>
                </w:rPr>
                <w:t xml:space="preserve"> supuesto que causa stand-by</w:t>
              </w:r>
            </w:ins>
            <w:r>
              <w:rPr>
                <w:rFonts w:ascii="Liberation Serif" w:cs="Liberation Serif" w:eastAsia="Liberation Serif" w:hAnsi="Liberation Serif"/>
                <w:b w:val="false"/>
                <w:bCs w:val="false"/>
                <w:i w:val="false"/>
                <w:iCs w:val="false"/>
                <w:color w:val="1A1A1A"/>
                <w:sz w:val="19"/>
                <w:szCs w:val="19"/>
              </w:rPr>
              <w:t xml:space="preserve"> (Cláusula Décima Quinta</w:t>
            </w:r>
            <w:ins w:id="38" w:author="LSSM" w:date="2026-09-10T12:00:00Z">
              <w:r>
                <w:rPr>
                  <w:rFonts w:ascii="Liberation Serif" w:cs="Liberation Serif" w:eastAsia="Liberation Serif" w:hAnsi="Liberation Serif"/>
                  <w:b w:val="false"/>
                  <w:bCs w:val="false"/>
                  <w:i w:val="false"/>
                  <w:iCs w:val="false"/>
                  <w:color w:val="1A1A1A"/>
                  <w:sz w:val="19"/>
                  <w:szCs w:val="19"/>
                </w:rPr>
                <w:t xml:space="preserve">, inciso a</w:t>
              </w:r>
            </w:ins>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39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Project Owner</w:t>
            </w:r>
          </w:p>
        </w:tc>
        <w:tc>
          <w:tcPr>
            <w:tcW w:type="dxa" w:w="696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responsable único del proyecto designado por EL CLIENTE.</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SEGUNDA. Objeto.</w:t>
      </w:r>
      <w:r>
        <w:rPr>
          <w:rFonts w:ascii="Liberation Serif" w:cs="Liberation Serif" w:eastAsia="Liberation Serif" w:hAnsi="Liberation Serif"/>
          <w:b w:val="false"/>
          <w:bCs w:val="false"/>
          <w:i w:val="false"/>
          <w:iCs w:val="false"/>
          <w:color w:val="1A1A1A"/>
          <w:sz w:val="22"/>
          <w:szCs w:val="22"/>
        </w:rPr>
        <w:t xml:space="preserve"> EL PRESTADOR se obliga a prestar a EL CLIENTE los servicios profesionales de los tres proyectos que comprende la relación comercial de las Partes, conforme a los alcances que de manera limitativa se describen en las Cláusulas Tercera a Sexta, al detalle de entregables del </w:t>
      </w:r>
      <w:r>
        <w:rPr>
          <w:rFonts w:ascii="Liberation Serif" w:cs="Liberation Serif" w:eastAsia="Liberation Serif" w:hAnsi="Liberation Serif"/>
          <w:b/>
          <w:bCs/>
          <w:i w:val="false"/>
          <w:iCs w:val="false"/>
          <w:color w:val="1A1A1A"/>
          <w:sz w:val="22"/>
          <w:szCs w:val="22"/>
        </w:rPr>
        <w:t xml:space="preserve">Anexo Dos</w:t>
      </w:r>
      <w:r>
        <w:rPr>
          <w:rFonts w:ascii="Liberation Serif" w:cs="Liberation Serif" w:eastAsia="Liberation Serif" w:hAnsi="Liberation Serif"/>
          <w:b w:val="false"/>
          <w:bCs w:val="false"/>
          <w:i w:val="false"/>
          <w:iCs w:val="false"/>
          <w:color w:val="1A1A1A"/>
          <w:sz w:val="22"/>
          <w:szCs w:val="22"/>
        </w:rPr>
        <w:t xml:space="preserve"> y contra los requerimientos a cargo de EL CLIENTE del </w:t>
      </w:r>
      <w:r>
        <w:rPr>
          <w:rFonts w:ascii="Liberation Serif" w:cs="Liberation Serif" w:eastAsia="Liberation Serif" w:hAnsi="Liberation Serif"/>
          <w:b/>
          <w:bCs/>
          <w:i w:val="false"/>
          <w:iCs w:val="false"/>
          <w:color w:val="1A1A1A"/>
          <w:sz w:val="22"/>
          <w:szCs w:val="22"/>
        </w:rPr>
        <w:t xml:space="preserve">Anexo Uno</w:t>
      </w:r>
      <w:r>
        <w:rPr>
          <w:rFonts w:ascii="Liberation Serif" w:cs="Liberation Serif" w:eastAsia="Liberation Serif" w:hAnsi="Liberation Serif"/>
          <w:b w:val="false"/>
          <w:bCs w:val="false"/>
          <w:i w:val="false"/>
          <w:iCs w:val="false"/>
          <w:color w:val="1A1A1A"/>
          <w:sz w:val="22"/>
          <w:szCs w:val="22"/>
        </w:rPr>
        <w:t xml:space="preserve">, ambos parte integrante e inseparable del Contrato; la contraprestación consolidada de los tres proyectos consta en la </w:t>
      </w:r>
      <w:r>
        <w:rPr>
          <w:rFonts w:ascii="Liberation Serif" w:cs="Liberation Serif" w:eastAsia="Liberation Serif" w:hAnsi="Liberation Serif"/>
          <w:b/>
          <w:bCs/>
          <w:i w:val="false"/>
          <w:iCs w:val="false"/>
          <w:color w:val="1A1A1A"/>
          <w:sz w:val="22"/>
          <w:szCs w:val="22"/>
        </w:rPr>
        <w:t xml:space="preserve">Cláusula Octava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Proyecto A</w:t>
      </w:r>
      <w:r>
        <w:rPr>
          <w:rFonts w:ascii="Liberation Serif" w:cs="Liberation Serif" w:eastAsia="Liberation Serif" w:hAnsi="Liberation Serif"/>
          <w:b w:val="false"/>
          <w:bCs w:val="false"/>
          <w:i w:val="false"/>
          <w:iCs w:val="false"/>
          <w:color w:val="1A1A1A"/>
          <w:sz w:val="22"/>
          <w:szCs w:val="22"/>
        </w:rPr>
        <w:t xml:space="preserve"> —Cláusulas Tercera y Sexta— es exigible desde la firma del presente Contrato. Los </w:t>
      </w:r>
      <w:r>
        <w:rPr>
          <w:rFonts w:ascii="Liberation Serif" w:cs="Liberation Serif" w:eastAsia="Liberation Serif" w:hAnsi="Liberation Serif"/>
          <w:b/>
          <w:bCs/>
          <w:i w:val="false"/>
          <w:iCs w:val="false"/>
          <w:color w:val="1A1A1A"/>
          <w:sz w:val="22"/>
          <w:szCs w:val="22"/>
        </w:rPr>
        <w:t xml:space="preserve">Proyectos B y C quedan incorporados en su objeto, alcance y precio desde ahora</w:t>
      </w:r>
      <w:r>
        <w:rPr>
          <w:rFonts w:ascii="Liberation Serif" w:cs="Liberation Serif" w:eastAsia="Liberation Serif" w:hAnsi="Liberation Serif"/>
          <w:b w:val="false"/>
          <w:bCs w:val="false"/>
          <w:i w:val="false"/>
          <w:iCs w:val="false"/>
          <w:color w:val="1A1A1A"/>
          <w:sz w:val="22"/>
          <w:szCs w:val="22"/>
        </w:rPr>
        <w:t xml:space="preserve">, pero </w:t>
      </w:r>
      <w:r>
        <w:rPr>
          <w:rFonts w:ascii="Liberation Serif" w:cs="Liberation Serif" w:eastAsia="Liberation Serif" w:hAnsi="Liberation Serif"/>
          <w:b/>
          <w:bCs/>
          <w:i w:val="false"/>
          <w:iCs w:val="false"/>
          <w:color w:val="1A1A1A"/>
          <w:sz w:val="22"/>
          <w:szCs w:val="22"/>
        </w:rPr>
        <w:t xml:space="preserve">no generan obligación ni costo para ninguna de las Partes sino hasta la suscripción del Addendum respectivo</w:t>
      </w:r>
      <w:commentRangeStart w:id="8"/>
      <w:ins w:id="39" w:author="LSSM" w:date="2026-09-10T12:00:00Z">
        <w:r>
          <w:rPr>
            <w:rFonts w:ascii="Liberation Serif" w:cs="Liberation Serif" w:eastAsia="Liberation Serif" w:hAnsi="Liberation Serif"/>
            <w:b w:val="false"/>
            <w:bCs w:val="false"/>
            <w:i w:val="false"/>
            <w:iCs w:val="false"/>
            <w:color w:val="1A1A1A"/>
            <w:sz w:val="22"/>
            <w:szCs w:val="22"/>
          </w:rPr>
          <w:t xml:space="preserve"> que los active; dicho Addendum </w:t>
        </w:r>
      </w:ins>
      <w:ins w:id="40" w:author="LSSM" w:date="2026-09-10T12:00:00Z">
        <w:r>
          <w:rPr>
            <w:rFonts w:ascii="Liberation Serif" w:cs="Liberation Serif" w:eastAsia="Liberation Serif" w:hAnsi="Liberation Serif"/>
            <w:b/>
            <w:bCs/>
            <w:i w:val="false"/>
            <w:iCs w:val="false"/>
            <w:color w:val="1A1A1A"/>
            <w:sz w:val="22"/>
            <w:szCs w:val="22"/>
          </w:rPr>
          <w:t xml:space="preserve">detalla</w:t>
        </w:r>
      </w:ins>
      <w:ins w:id="41" w:author="LSSM" w:date="2026-09-10T12:00:00Z">
        <w:r>
          <w:rPr>
            <w:rFonts w:ascii="Liberation Serif" w:cs="Liberation Serif" w:eastAsia="Liberation Serif" w:hAnsi="Liberation Serif"/>
            <w:b w:val="false"/>
            <w:bCs w:val="false"/>
            <w:i w:val="false"/>
            <w:iCs w:val="false"/>
            <w:color w:val="1A1A1A"/>
            <w:sz w:val="22"/>
            <w:szCs w:val="22"/>
          </w:rPr>
          <w:t xml:space="preserve"> —sin modificar— el alcance operativo, las exclusiones y las aportaciones a cargo de EL CLIENTE ya pactados en las Cláusulas Cuarta, Quinta y Octava</w:t>
        </w:r>
      </w:ins>
      <w:commentRangeEnd w:id="8"/>
      <w:r>
        <w:commentReference w:id="8"/>
      </w:r>
      <w:r>
        <w:rPr>
          <w:rFonts w:ascii="Liberation Serif" w:cs="Liberation Serif" w:eastAsia="Liberation Serif" w:hAnsi="Liberation Serif"/>
          <w:b w:val="false"/>
          <w:bCs w:val="false"/>
          <w:i w:val="false"/>
          <w:iCs w:val="false"/>
          <w:color w:val="1A1A1A"/>
          <w:sz w:val="22"/>
          <w:szCs w:val="22"/>
        </w:rPr>
        <w:t xml:space="preserve">. Cualquier servicio o entregable no comprendido expresamente se entenderá excluido y será materia de cotización por separado mediante convenio modificatorio. Para las cantidades en dólares se conviene el tipo de cambio fijo de </w:t>
      </w:r>
      <w:commentRangeStart w:id="9"/>
      <w:r>
        <w:rPr>
          <w:rFonts w:ascii="Liberation Serif" w:cs="Liberation Serif" w:eastAsia="Liberation Serif" w:hAnsi="Liberation Serif"/>
          <w:b/>
          <w:bCs/>
          <w:i w:val="false"/>
          <w:iCs w:val="false"/>
          <w:color w:val="1A1A1A"/>
          <w:sz w:val="22"/>
          <w:szCs w:val="22"/>
        </w:rPr>
        <w:t xml:space="preserve">MXN $17.80 (diecisiete pesos 80/100 M.N.) por USD $1.00 (un dólar</w:t>
      </w:r>
      <w:ins w:id="42" w:author="LSSM" w:date="2026-09-10T12:00:00Z">
        <w:r>
          <w:rPr>
            <w:rFonts w:ascii="Liberation Serif" w:cs="Liberation Serif" w:eastAsia="Liberation Serif" w:hAnsi="Liberation Serif"/>
            <w:b/>
            <w:bCs/>
            <w:i w:val="false"/>
            <w:iCs w:val="false"/>
            <w:color w:val="1A1A1A"/>
            <w:sz w:val="22"/>
            <w:szCs w:val="22"/>
          </w:rPr>
          <w:t xml:space="preserve"> de los Estados Unidos de América</w:t>
        </w:r>
      </w:ins>
      <w:r>
        <w:rPr>
          <w:rFonts w:ascii="Liberation Serif" w:cs="Liberation Serif" w:eastAsia="Liberation Serif" w:hAnsi="Liberation Serif"/>
          <w:b/>
          <w:bCs/>
          <w:i w:val="false"/>
          <w:iCs w:val="false"/>
          <w:color w:val="1A1A1A"/>
          <w:sz w:val="22"/>
          <w:szCs w:val="22"/>
        </w:rPr>
        <w:t xml:space="preserve">)</w:t>
      </w:r>
      <w:commentRangeEnd w:id="9"/>
      <w:r>
        <w:commentReference w:id="9"/>
      </w:r>
      <w:r>
        <w:rPr>
          <w:rFonts w:ascii="Liberation Serif" w:cs="Liberation Serif" w:eastAsia="Liberation Serif" w:hAnsi="Liberation Serif"/>
          <w:b w:val="false"/>
          <w:bCs w:val="false"/>
          <w:i w:val="false"/>
          <w:iCs w:val="false"/>
          <w:color w:val="1A1A1A"/>
          <w:sz w:val="22"/>
          <w:szCs w:val="22"/>
        </w:rPr>
        <w:t xml:space="preserve">. Los plazos a cargo de EL PRESTADOR comienzan a correr a partir de la entrega, por EL CLIENTE, de la totalidad de los requerimientos de los </w:t>
      </w:r>
      <w:r>
        <w:rPr>
          <w:rFonts w:ascii="Liberation Serif" w:cs="Liberation Serif" w:eastAsia="Liberation Serif" w:hAnsi="Liberation Serif"/>
          <w:b/>
          <w:bCs/>
          <w:i w:val="false"/>
          <w:iCs w:val="false"/>
          <w:color w:val="1A1A1A"/>
          <w:sz w:val="22"/>
          <w:szCs w:val="22"/>
        </w:rPr>
        <w:t xml:space="preserve">Bloques 0 y A</w:t>
      </w:r>
      <w:r>
        <w:rPr>
          <w:rFonts w:ascii="Liberation Serif" w:cs="Liberation Serif" w:eastAsia="Liberation Serif" w:hAnsi="Liberation Serif"/>
          <w:b w:val="false"/>
          <w:bCs w:val="false"/>
          <w:i w:val="false"/>
          <w:iCs w:val="false"/>
          <w:color w:val="1A1A1A"/>
          <w:sz w:val="22"/>
          <w:szCs w:val="22"/>
        </w:rPr>
        <w:t xml:space="preserve"> del Anexo Uno;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del Anexo Uno constituyen hitos exigibles en las fechas señaladas en dicho Anexo, y cualquier atraso de EL CLIENTE en su entrega extiende, día por día, los plazos a cargo de EL PRESTADOR, sin responsabilidad para éste y con el cargo de stand-by de la Cláusula Décima Quinta cuando proceda.</w:t>
      </w:r>
    </w:p>
    <w:p>
      <w:pPr>
        <w:spacing w:after="140" w:line="264"/>
        <w:jc w:val="both"/>
      </w:pPr>
      <w:r>
        <w:rPr>
          <w:rFonts w:ascii="Liberation Serif" w:cs="Liberation Serif" w:eastAsia="Liberation Serif" w:hAnsi="Liberation Serif"/>
          <w:b/>
          <w:bCs/>
          <w:i w:val="false"/>
          <w:iCs w:val="false"/>
          <w:color w:val="1A1A1A"/>
          <w:sz w:val="22"/>
          <w:szCs w:val="22"/>
        </w:rPr>
        <w:t xml:space="preserve">TERCERA. Alcance del Proyecto A.</w:t>
      </w:r>
      <w:r>
        <w:rPr>
          <w:rFonts w:ascii="Liberation Serif" w:cs="Liberation Serif" w:eastAsia="Liberation Serif" w:hAnsi="Liberation Serif"/>
          <w:b w:val="false"/>
          <w:bCs w:val="false"/>
          <w:i w:val="false"/>
          <w:iCs w:val="false"/>
          <w:color w:val="1A1A1A"/>
          <w:sz w:val="22"/>
          <w:szCs w:val="22"/>
        </w:rPr>
        <w:t xml:space="preserve"> El Proyecto A comprende los servicios de los apartados I y II siguientes; sus servicios recurrentes de mantenimiento y soporte constan en la Cláusula Sexta y su contraprestación en la Cláusula Octava.</w:t>
      </w:r>
    </w:p>
    <w:p>
      <w:pPr>
        <w:spacing w:after="140" w:line="264"/>
        <w:jc w:val="both"/>
      </w:pPr>
      <w:r>
        <w:rPr>
          <w:rFonts w:ascii="Liberation Serif" w:cs="Liberation Serif" w:eastAsia="Liberation Serif" w:hAnsi="Liberation Serif"/>
          <w:b/>
          <w:bCs/>
          <w:i w:val="false"/>
          <w:iCs w:val="false"/>
          <w:color w:val="1A1A1A"/>
          <w:sz w:val="22"/>
          <w:szCs w:val="22"/>
        </w:rPr>
        <w:t xml:space="preserve">I. Rediseño integral del sitio web sportsworld.com.mx con enfoque en posicionamiento orgánico.</w:t>
      </w:r>
      <w:r>
        <w:rPr>
          <w:rFonts w:ascii="Liberation Serif" w:cs="Liberation Serif" w:eastAsia="Liberation Serif" w:hAnsi="Liberation Serif"/>
          <w:b w:val="false"/>
          <w:bCs w:val="false"/>
          <w:i w:val="false"/>
          <w:iCs w:val="false"/>
          <w:color w:val="1A1A1A"/>
          <w:sz w:val="22"/>
          <w:szCs w:val="22"/>
        </w:rPr>
        <w:t xml:space="preserve"> Nuevo sitio institucional bajo el dominio sportsworld.com.mx, integrado por </w:t>
      </w:r>
      <w:r>
        <w:rPr>
          <w:rFonts w:ascii="Liberation Serif" w:cs="Liberation Serif" w:eastAsia="Liberation Serif" w:hAnsi="Liberation Serif"/>
          <w:b/>
          <w:bCs/>
          <w:i w:val="false"/>
          <w:iCs w:val="false"/>
          <w:color w:val="1A1A1A"/>
          <w:sz w:val="22"/>
          <w:szCs w:val="22"/>
        </w:rPr>
        <w:t xml:space="preserve">148 (ciento cuarenta y ocho) páginas</w:t>
      </w:r>
      <w:r>
        <w:rPr>
          <w:rFonts w:ascii="Liberation Serif" w:cs="Liberation Serif" w:eastAsia="Liberation Serif" w:hAnsi="Liberation Serif"/>
          <w:b w:val="false"/>
          <w:bCs w:val="false"/>
          <w:i w:val="false"/>
          <w:iCs w:val="false"/>
          <w:color w:val="1A1A1A"/>
          <w:sz w:val="22"/>
          <w:szCs w:val="22"/>
        </w:rPr>
        <w:t xml:space="preserve">, conforme al alcance, la arquitectura y los entregables del Anexo Dos, con diseño </w:t>
      </w:r>
      <w:r>
        <w:rPr>
          <w:rFonts w:ascii="Liberation Serif" w:cs="Liberation Serif" w:eastAsia="Liberation Serif" w:hAnsi="Liberation Serif"/>
          <w:b/>
          <w:bCs/>
          <w:i w:val="false"/>
          <w:iCs w:val="false"/>
          <w:color w:val="1A1A1A"/>
          <w:sz w:val="22"/>
          <w:szCs w:val="22"/>
        </w:rPr>
        <w:t xml:space="preserve">Mobile First</w:t>
      </w:r>
      <w:commentRangeStart w:id="13"/>
      <w:r>
        <w:rPr>
          <w:rFonts w:ascii="Liberation Serif" w:cs="Liberation Serif" w:eastAsia="Liberation Serif" w:hAnsi="Liberation Serif"/>
          <w:b w:val="false"/>
          <w:bCs w:val="false"/>
          <w:i w:val="false"/>
          <w:iCs w:val="false"/>
          <w:color w:val="1A1A1A"/>
          <w:sz w:val="22"/>
          <w:szCs w:val="22"/>
        </w:rPr>
        <w:t xml:space="preserve"> (aproximadamente 70% del tráfico es móvil). Plazo de entrega: </w:t>
      </w:r>
      <w:del w:id="43" w:author="LSSM" w:date="2026-09-10T12:00:00Z">
        <w:r>
          <w:rPr>
            <w:rFonts w:ascii="Liberation Serif" w:cs="Liberation Serif" w:eastAsia="Liberation Serif" w:hAnsi="Liberation Serif"/>
            <w:b w:val="false"/>
            <w:bCs w:val="false"/>
            <w:i w:val="false"/>
            <w:iCs w:val="false"/>
            <w:color w:val="1A1A1A"/>
            <w:sz w:val="22"/>
            <w:szCs w:val="22"/>
          </w:rPr>
          <w:delText xml:space="preserve">8 (ocho</w:delText>
        </w:r>
      </w:del>
      <w:ins w:id="44" w:author="LSSM" w:date="2026-09-10T12:00:00Z">
        <w:r>
          <w:rPr>
            <w:rFonts w:ascii="Liberation Serif" w:cs="Liberation Serif" w:eastAsia="Liberation Serif" w:hAnsi="Liberation Serif"/>
            <w:b/>
            <w:bCs/>
            <w:i w:val="false"/>
            <w:iCs w:val="false"/>
            <w:color w:val="1A1A1A"/>
            <w:sz w:val="22"/>
            <w:szCs w:val="22"/>
          </w:rPr>
          <w:t xml:space="preserve">10 (diez</w:t>
        </w:r>
      </w:ins>
      <w:r>
        <w:rPr>
          <w:rFonts w:ascii="Liberation Serif" w:cs="Liberation Serif" w:eastAsia="Liberation Serif" w:hAnsi="Liberation Serif"/>
          <w:b/>
          <w:bCs/>
          <w:i w:val="false"/>
          <w:iCs w:val="false"/>
          <w:color w:val="1A1A1A"/>
          <w:sz w:val="22"/>
          <w:szCs w:val="22"/>
        </w:rPr>
        <w:t xml:space="preserve">) semanas</w:t>
      </w:r>
      <w:r>
        <w:rPr>
          <w:rFonts w:ascii="Liberation Serif" w:cs="Liberation Serif" w:eastAsia="Liberation Serif" w:hAnsi="Liberation Serif"/>
          <w:b w:val="false"/>
          <w:bCs w:val="false"/>
          <w:i w:val="false"/>
          <w:iCs w:val="false"/>
          <w:color w:val="1A1A1A"/>
          <w:sz w:val="22"/>
          <w:szCs w:val="22"/>
        </w:rPr>
        <w:t xml:space="preserve">, contadas conforme a lo previsto en la Cláusula Segunda y sujetas a las aprobaciones del Anexo Dos. </w:t>
      </w:r>
      <w:commentRangeEnd w:id="13"/>
      <w:r>
        <w:commentReference w:id="13"/>
      </w:r>
      <w:del w:id="45"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deberá responder</w:delText>
        </w:r>
      </w:del>
      <w:ins w:id="46" w:author="LSSM" w:date="2026-09-10T12:00:00Z">
        <w:r>
          <w:rPr>
            <w:rFonts w:ascii="Liberation Serif" w:cs="Liberation Serif" w:eastAsia="Liberation Serif" w:hAnsi="Liberation Serif"/>
            <w:b w:val="false"/>
            <w:bCs w:val="false"/>
            <w:i w:val="false"/>
            <w:iCs w:val="false"/>
            <w:color w:val="1A1A1A"/>
            <w:sz w:val="22"/>
            <w:szCs w:val="22"/>
          </w:rPr>
          <w:t xml:space="preserve">El cronograma comprende las revisiones de las etapas previas al Lanzamiento en Firme conforme al Anexo Dos, Sección I.4. La revisión final se contará desde la entrega correspondiente al Lanzamiento en Firme y podrá concluir después de la Semana 10, sin que ello modifique por sí mismo la fecha del lanzamiento ni el inicio del Periodo de Estabilización. </w:t>
        </w:r>
      </w:ins>
      <w:commentRangeStart w:id="10"/>
      <w:ins w:id="47" w:author="LSSM" w:date="2026-09-10T12:00:00Z">
        <w:r>
          <w:rPr>
            <w:rFonts w:ascii="Liberation Serif" w:cs="Liberation Serif" w:eastAsia="Liberation Serif" w:hAnsi="Liberation Serif"/>
            <w:b/>
            <w:bCs/>
            <w:i w:val="false"/>
            <w:iCs w:val="false"/>
            <w:color w:val="1A1A1A"/>
            <w:sz w:val="22"/>
            <w:szCs w:val="22"/>
          </w:rPr>
          <w:t xml:space="preserve">Plazos de respuesta recíprocos.</w:t>
        </w:r>
      </w:ins>
      <w:commentRangeEnd w:id="10"/>
      <w:r>
        <w:commentReference w:id="10"/>
      </w:r>
      <w:ins w:id="48" w:author="LSSM" w:date="2026-09-10T12:00:00Z">
        <w:r>
          <w:rPr>
            <w:rFonts w:ascii="Liberation Serif" w:cs="Liberation Serif" w:eastAsia="Liberation Serif" w:hAnsi="Liberation Serif"/>
            <w:b w:val="false"/>
            <w:bCs w:val="false"/>
            <w:i w:val="false"/>
            <w:iCs w:val="false"/>
            <w:color w:val="1A1A1A"/>
            <w:sz w:val="22"/>
            <w:szCs w:val="22"/>
          </w:rPr>
          <w:t xml:space="preserve"> EL PRESTADOR responderá</w:t>
        </w:r>
      </w:ins>
      <w:r>
        <w:rPr>
          <w:rFonts w:ascii="Liberation Serif" w:cs="Liberation Serif" w:eastAsia="Liberation Serif" w:hAnsi="Liberation Serif"/>
          <w:b w:val="false"/>
          <w:bCs w:val="false"/>
          <w:i w:val="false"/>
          <w:iCs w:val="false"/>
          <w:color w:val="1A1A1A"/>
          <w:sz w:val="22"/>
          <w:szCs w:val="22"/>
        </w:rPr>
        <w:t xml:space="preserve"> a cada solicitud de aprobación o retroalimentación de EL CLIENTE dentro de un plazo máximo de </w:t>
      </w:r>
      <w:del w:id="49" w:author="LSSM" w:date="2026-09-10T12:00:00Z">
        <w:r>
          <w:rPr>
            <w:rFonts w:ascii="Liberation Serif" w:cs="Liberation Serif" w:eastAsia="Liberation Serif" w:hAnsi="Liberation Serif"/>
            <w:b w:val="false"/>
            <w:bCs w:val="false"/>
            <w:i w:val="false"/>
            <w:iCs w:val="false"/>
            <w:color w:val="1A1A1A"/>
            <w:sz w:val="22"/>
            <w:szCs w:val="22"/>
          </w:rPr>
          <w:delText xml:space="preserve">dos días hábiles; el silencio de EL PRESTADOR no podrá interpretarse</w:delText>
        </w:r>
      </w:del>
      <w:ins w:id="50" w:author="LSSM" w:date="2026-09-10T12:00:00Z">
        <w:r>
          <w:rPr>
            <w:rFonts w:ascii="Liberation Serif" w:cs="Liberation Serif" w:eastAsia="Liberation Serif" w:hAnsi="Liberation Serif"/>
            <w:b w:val="false"/>
            <w:bCs w:val="false"/>
            <w:i w:val="false"/>
            <w:iCs w:val="false"/>
            <w:color w:val="1A1A1A"/>
            <w:sz w:val="22"/>
            <w:szCs w:val="22"/>
          </w:rPr>
          <w:t xml:space="preserve">2 (dos) días hábiles, y su silencio no se interpretará</w:t>
        </w:r>
      </w:ins>
      <w:r>
        <w:rPr>
          <w:rFonts w:ascii="Liberation Serif" w:cs="Liberation Serif" w:eastAsia="Liberation Serif" w:hAnsi="Liberation Serif"/>
          <w:b w:val="false"/>
          <w:bCs w:val="false"/>
          <w:i w:val="false"/>
          <w:iCs w:val="false"/>
          <w:color w:val="1A1A1A"/>
          <w:sz w:val="22"/>
          <w:szCs w:val="22"/>
        </w:rPr>
        <w:t xml:space="preserve"> en perjuicio de EL CLIENTE ni </w:t>
      </w:r>
      <w:del w:id="51" w:author="LSSM" w:date="2026-09-10T12:00:00Z">
        <w:r>
          <w:rPr>
            <w:rFonts w:ascii="Liberation Serif" w:cs="Liberation Serif" w:eastAsia="Liberation Serif" w:hAnsi="Liberation Serif"/>
            <w:b w:val="false"/>
            <w:bCs w:val="false"/>
            <w:i w:val="false"/>
            <w:iCs w:val="false"/>
            <w:color w:val="1A1A1A"/>
            <w:sz w:val="22"/>
            <w:szCs w:val="22"/>
          </w:rPr>
          <w:delText xml:space="preserve">extender</w:delText>
        </w:r>
      </w:del>
      <w:ins w:id="52" w:author="LSSM" w:date="2026-09-10T12:00:00Z">
        <w:r>
          <w:rPr>
            <w:rFonts w:ascii="Liberation Serif" w:cs="Liberation Serif" w:eastAsia="Liberation Serif" w:hAnsi="Liberation Serif"/>
            <w:b w:val="false"/>
            <w:bCs w:val="false"/>
            <w:i w:val="false"/>
            <w:iCs w:val="false"/>
            <w:color w:val="1A1A1A"/>
            <w:sz w:val="22"/>
            <w:szCs w:val="22"/>
          </w:rPr>
          <w:t xml:space="preserve">extenderá</w:t>
        </w:r>
      </w:ins>
      <w:r>
        <w:rPr>
          <w:rFonts w:ascii="Liberation Serif" w:cs="Liberation Serif" w:eastAsia="Liberation Serif" w:hAnsi="Liberation Serif"/>
          <w:b w:val="false"/>
          <w:bCs w:val="false"/>
          <w:i w:val="false"/>
          <w:iCs w:val="false"/>
          <w:color w:val="1A1A1A"/>
          <w:sz w:val="22"/>
          <w:szCs w:val="22"/>
        </w:rPr>
        <w:t xml:space="preserve"> el plazo de entrega.</w:t>
      </w:r>
      <w:ins w:id="53" w:author="LSSM" w:date="2026-09-10T12:00:00Z">
        <w:r>
          <w:rPr>
            <w:rFonts w:ascii="Liberation Serif" w:cs="Liberation Serif" w:eastAsia="Liberation Serif" w:hAnsi="Liberation Serif"/>
            <w:b w:val="false"/>
            <w:bCs w:val="false"/>
            <w:i w:val="false"/>
            <w:iCs w:val="false"/>
            <w:color w:val="1A1A1A"/>
            <w:sz w:val="22"/>
            <w:szCs w:val="22"/>
          </w:rPr>
          <w:t xml:space="preserve"> Correlativamente, EL CLIENTE resolverá cada solicitud de aprobación dentro del plazo de respuesta previsto en el Anexo Dos, Sección I.4; transcurrido ese plazo sin observaciones específicas por escrito, se aplicarán la aceptación tácita de la Cláusula Décima y la extensión de plazos de la Cláusula Décima Quinta</w:t>
        </w:r>
      </w:ins>
      <w:r>
        <w:rPr>
          <w:rFonts w:ascii="Liberation Serif" w:cs="Liberation Serif" w:eastAsia="Liberation Serif" w:hAnsi="Liberation Serif"/>
          <w:b w:val="false"/>
          <w:bCs w:val="false"/>
          <w:i w:val="false"/>
          <w:iCs w:val="false"/>
          <w:color w:val="1A1A1A"/>
          <w:sz w:val="22"/>
          <w:szCs w:val="22"/>
        </w:rPr>
        <w:t xml:space="preserve">. EL CLIENTE reconoce que las posiciones específicas por palabra clave y los volúmenes de tráfico dependen de factores ajenos a EL PRESTADOR (entre ellos los algoritmos de los buscadores); EL PRESTADOR </w:t>
      </w:r>
      <w:r>
        <w:rPr>
          <w:rFonts w:ascii="Liberation Serif" w:cs="Liberation Serif" w:eastAsia="Liberation Serif" w:hAnsi="Liberation Serif"/>
          <w:b/>
          <w:bCs/>
          <w:i w:val="false"/>
          <w:iCs w:val="false"/>
          <w:color w:val="1A1A1A"/>
          <w:sz w:val="22"/>
          <w:szCs w:val="22"/>
        </w:rPr>
        <w:t xml:space="preserve">no garantiza</w:t>
      </w:r>
      <w:commentRangeStart w:id="11"/>
      <w:r>
        <w:rPr>
          <w:rFonts w:ascii="Liberation Serif" w:cs="Liberation Serif" w:eastAsia="Liberation Serif" w:hAnsi="Liberation Serif"/>
          <w:b w:val="false"/>
          <w:bCs w:val="false"/>
          <w:i w:val="false"/>
          <w:iCs w:val="false"/>
          <w:color w:val="1A1A1A"/>
          <w:sz w:val="22"/>
          <w:szCs w:val="22"/>
        </w:rPr>
        <w:t xml:space="preserve"> posiciones específicas por palabra clave ni volúmenes de tráfico. Lo comprometido</w:t>
      </w:r>
      <w:del w:id="54" w:author="LSSM" w:date="2026-09-10T12:00:00Z">
        <w:r>
          <w:rPr>
            <w:rFonts w:ascii="Liberation Serif" w:cs="Liberation Serif" w:eastAsia="Liberation Serif" w:hAnsi="Liberation Serif"/>
            <w:b w:val="false"/>
            <w:bCs w:val="false"/>
            <w:i w:val="false"/>
            <w:iCs w:val="false"/>
            <w:color w:val="1A1A1A"/>
            <w:sz w:val="22"/>
            <w:szCs w:val="22"/>
          </w:rPr>
          <w:delText xml:space="preserve">, con carácter vinculante y exigible,</w:delText>
        </w:r>
      </w:del>
      <w:r>
        <w:rPr>
          <w:rFonts w:ascii="Liberation Serif" w:cs="Liberation Serif" w:eastAsia="Liberation Serif" w:hAnsi="Liberation Serif"/>
          <w:b w:val="false"/>
          <w:bCs w:val="false"/>
          <w:i w:val="false"/>
          <w:iCs w:val="false"/>
          <w:color w:val="1A1A1A"/>
          <w:sz w:val="22"/>
          <w:szCs w:val="22"/>
        </w:rPr>
        <w:t xml:space="preserve"> son los KPIs verificables del Anexo Dos, Sección IV (incluida la cobertura de keywords unbranded), conforme al régimen de medición ahí previsto. </w:t>
      </w:r>
      <w:commentRangeEnd w:id="11"/>
      <w:r>
        <w:commentReference w:id="11"/>
      </w:r>
      <w:del w:id="55" w:author="LSSM" w:date="2026-09-10T12:00:00Z">
        <w:r>
          <w:rPr>
            <w:rFonts w:ascii="Liberation Serif" w:cs="Liberation Serif" w:eastAsia="Liberation Serif" w:hAnsi="Liberation Serif"/>
            <w:b w:val="false"/>
            <w:bCs w:val="false"/>
            <w:i w:val="false"/>
            <w:iCs w:val="false"/>
            <w:color w:val="1A1A1A"/>
            <w:sz w:val="22"/>
            <w:szCs w:val="22"/>
          </w:rPr>
          <w:delText xml:space="preserve">El incumplimiento de dichos KPIs por causas atribuibles a EL PRESTADOR dará lugar a las consecuencias previstas en el Anexo Dos, Sección IV y, en su caso, a las penas convencionales de la Cláusula Séptima, sin perjuicio de que EL CLIENTE pueda exigir a EL PRESTADOR, sin costo adicional, la implementación de las medidas correctivas necesarias para alcanzar dichos KPIs.</w:delText>
        </w:r>
      </w:del>
      <w:ins w:id="56" w:author="LSSM" w:date="2026-09-10T12:00:00Z">
        <w:r>
          <w:rPr>
            <w:rFonts w:ascii="Liberation Serif" w:cs="Liberation Serif" w:eastAsia="Liberation Serif" w:hAnsi="Liberation Serif"/>
            <w:b w:val="false"/>
            <w:bCs w:val="false"/>
            <w:i w:val="false"/>
            <w:iCs w:val="false"/>
            <w:color w:val="1A1A1A"/>
            <w:sz w:val="22"/>
            <w:szCs w:val="22"/>
          </w:rPr>
          <w:t xml:space="preserve">Sin perjuicio de lo anterior, </w:t>
        </w:r>
      </w:ins>
      <w:r>
        <w:rPr>
          <w:rFonts w:ascii="Liberation Serif" w:cs="Liberation Serif" w:eastAsia="Liberation Serif" w:hAnsi="Liberation Serif"/>
          <w:b w:val="false"/>
          <w:bCs w:val="false"/>
          <w:i w:val="false"/>
          <w:iCs w:val="false"/>
          <w:color w:val="1A1A1A"/>
          <w:sz w:val="22"/>
          <w:szCs w:val="22"/>
        </w:rPr>
        <w:t xml:space="preserve">las Partes recogen en el </w:t>
      </w:r>
      <w:r>
        <w:rPr>
          <w:rFonts w:ascii="Liberation Serif" w:cs="Liberation Serif" w:eastAsia="Liberation Serif" w:hAnsi="Liberation Serif"/>
          <w:b/>
          <w:bCs/>
          <w:i w:val="false"/>
          <w:iCs w:val="false"/>
          <w:color w:val="1A1A1A"/>
          <w:sz w:val="22"/>
          <w:szCs w:val="22"/>
        </w:rPr>
        <w:t xml:space="preserve">Anexo Cuatro</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targets comerciales post-lanzamiento</w:t>
      </w:r>
      <w:r>
        <w:rPr>
          <w:rFonts w:ascii="Liberation Serif" w:cs="Liberation Serif" w:eastAsia="Liberation Serif" w:hAnsi="Liberation Serif"/>
          <w:b w:val="false"/>
          <w:bCs w:val="false"/>
          <w:i w:val="false"/>
          <w:iCs w:val="false"/>
          <w:color w:val="1A1A1A"/>
          <w:sz w:val="22"/>
          <w:szCs w:val="22"/>
        </w:rPr>
        <w:t xml:space="preserve">, de carácter aspiracional y </w:t>
      </w:r>
      <w:r>
        <w:rPr>
          <w:rFonts w:ascii="Liberation Serif" w:cs="Liberation Serif" w:eastAsia="Liberation Serif" w:hAnsi="Liberation Serif"/>
          <w:b/>
          <w:bCs/>
          <w:i w:val="false"/>
          <w:iCs w:val="false"/>
          <w:color w:val="1A1A1A"/>
          <w:sz w:val="22"/>
          <w:szCs w:val="22"/>
        </w:rPr>
        <w:t xml:space="preserve">no vinculante</w:t>
      </w:r>
      <w:commentRangeStart w:id="12"/>
      <w:r>
        <w:rPr>
          <w:rFonts w:ascii="Liberation Serif" w:cs="Liberation Serif" w:eastAsia="Liberation Serif" w:hAnsi="Liberation Serif"/>
          <w:b w:val="false"/>
          <w:bCs w:val="false"/>
          <w:i w:val="false"/>
          <w:iCs w:val="false"/>
          <w:color w:val="1A1A1A"/>
          <w:sz w:val="22"/>
          <w:szCs w:val="22"/>
        </w:rPr>
        <w:t xml:space="preserve">: de darse las condiciones necesarias —señaladamente, la inversión en palabras clave y pauta conforme a las recomendaciones que EL PRESTADOR formule a EL CLIENTE— es razonable esperar que dichos targets se realicen, y EL PRESTADOR hará todo cuanto esté a su alcance, dentro de los límites de tiempo y servicios establecidos en la iguala, para ayudar a EL CLIENTE a alcanzarlos. EL PRESTADOR </w:t>
      </w:r>
      <w:del w:id="57" w:author="LSSM" w:date="2026-09-10T12:00:00Z">
        <w:r>
          <w:rPr>
            <w:rFonts w:ascii="Liberation Serif" w:cs="Liberation Serif" w:eastAsia="Liberation Serif" w:hAnsi="Liberation Serif"/>
            <w:b w:val="false"/>
            <w:bCs w:val="false"/>
            <w:i w:val="false"/>
            <w:iCs w:val="false"/>
            <w:color w:val="1A1A1A"/>
            <w:sz w:val="22"/>
            <w:szCs w:val="22"/>
          </w:rPr>
          <w:delText xml:space="preserve">se obliga a formular</w:delText>
        </w:r>
      </w:del>
      <w:ins w:id="58" w:author="LSSM" w:date="2026-09-10T12:00:00Z">
        <w:r>
          <w:rPr>
            <w:rFonts w:ascii="Liberation Serif" w:cs="Liberation Serif" w:eastAsia="Liberation Serif" w:hAnsi="Liberation Serif"/>
            <w:b w:val="false"/>
            <w:bCs w:val="false"/>
            <w:i w:val="false"/>
            <w:iCs w:val="false"/>
            <w:color w:val="1A1A1A"/>
            <w:sz w:val="22"/>
            <w:szCs w:val="22"/>
          </w:rPr>
          <w:t xml:space="preserve">formulará</w:t>
        </w:r>
      </w:ins>
      <w:r>
        <w:rPr>
          <w:rFonts w:ascii="Liberation Serif" w:cs="Liberation Serif" w:eastAsia="Liberation Serif" w:hAnsi="Liberation Serif"/>
          <w:b w:val="false"/>
          <w:bCs w:val="false"/>
          <w:i w:val="false"/>
          <w:iCs w:val="false"/>
          <w:color w:val="1A1A1A"/>
          <w:sz w:val="22"/>
          <w:szCs w:val="22"/>
        </w:rPr>
        <w:t xml:space="preserve"> dichas recomendaciones por escrito</w:t>
      </w:r>
      <w:del w:id="59"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ins w:id="60" w:author="LSSM" w:date="2026-09-10T12:00:00Z">
        <w:r>
          <w:rPr>
            <w:rFonts w:ascii="Liberation Serif" w:cs="Liberation Serif" w:eastAsia="Liberation Serif" w:hAnsi="Liberation Serif"/>
            <w:b w:val="false"/>
            <w:bCs w:val="false"/>
            <w:i w:val="false"/>
            <w:iCs w:val="false"/>
            <w:color w:val="1A1A1A"/>
            <w:sz w:val="22"/>
            <w:szCs w:val="22"/>
          </w:rPr>
          <w:t xml:space="preserve"> y</w:t>
        </w:r>
      </w:ins>
      <w:r>
        <w:rPr>
          <w:rFonts w:ascii="Liberation Serif" w:cs="Liberation Serif" w:eastAsia="Liberation Serif" w:hAnsi="Liberation Serif"/>
          <w:b w:val="false"/>
          <w:bCs w:val="false"/>
          <w:i w:val="false"/>
          <w:iCs w:val="false"/>
          <w:color w:val="1A1A1A"/>
          <w:sz w:val="22"/>
          <w:szCs w:val="22"/>
        </w:rPr>
        <w:t xml:space="preserve"> de forma fundamentada </w:t>
      </w:r>
      <w:del w:id="61" w:author="LSSM" w:date="2026-09-10T12:00:00Z">
        <w:r>
          <w:rPr>
            <w:rFonts w:ascii="Liberation Serif" w:cs="Liberation Serif" w:eastAsia="Liberation Serif" w:hAnsi="Liberation Serif"/>
            <w:b w:val="false"/>
            <w:bCs w:val="false"/>
            <w:i w:val="false"/>
            <w:iCs w:val="false"/>
            <w:color w:val="1A1A1A"/>
            <w:sz w:val="22"/>
            <w:szCs w:val="22"/>
          </w:rPr>
          <w:delText xml:space="preserve">y con la periodicidad prevista en el</w:delText>
        </w:r>
      </w:del>
      <w:ins w:id="62" w:author="LSSM" w:date="2026-09-10T12:00:00Z">
        <w:r>
          <w:rPr>
            <w:rFonts w:ascii="Liberation Serif" w:cs="Liberation Serif" w:eastAsia="Liberation Serif" w:hAnsi="Liberation Serif"/>
            <w:b w:val="false"/>
            <w:bCs w:val="false"/>
            <w:i w:val="false"/>
            <w:iCs w:val="false"/>
            <w:color w:val="1A1A1A"/>
            <w:sz w:val="22"/>
            <w:szCs w:val="22"/>
          </w:rPr>
          <w:t xml:space="preserve">en el reporte mensual del</w:t>
        </w:r>
      </w:ins>
      <w:commentRangeEnd w:id="12"/>
      <w:r>
        <w:commentReference w:id="12"/>
      </w:r>
      <w:r>
        <w:rPr>
          <w:rFonts w:ascii="Liberation Serif" w:cs="Liberation Serif" w:eastAsia="Liberation Serif" w:hAnsi="Liberation Serif"/>
          <w:b w:val="false"/>
          <w:bCs w:val="false"/>
          <w:i w:val="false"/>
          <w:iCs w:val="false"/>
          <w:color w:val="1A1A1A"/>
          <w:sz w:val="22"/>
          <w:szCs w:val="22"/>
        </w:rPr>
        <w:t xml:space="preserve"> Anexo Cinco, </w:t>
      </w:r>
      <w:del w:id="63" w:author="LSSM" w:date="2026-09-10T12:00:00Z">
        <w:r>
          <w:rPr>
            <w:rFonts w:ascii="Liberation Serif" w:cs="Liberation Serif" w:eastAsia="Liberation Serif" w:hAnsi="Liberation Serif"/>
            <w:b w:val="false"/>
            <w:bCs w:val="false"/>
            <w:i w:val="false"/>
            <w:iCs w:val="false"/>
            <w:color w:val="1A1A1A"/>
            <w:sz w:val="22"/>
            <w:szCs w:val="22"/>
          </w:rPr>
          <w:delText xml:space="preserve">y hará todo cuanto esté a su alcance, dentro de los límites de tiempo y servicios establecidos en la iguala, para ayudar a EL CLIENTE a alcanzarlos</w:delText>
        </w:r>
      </w:del>
      <w:ins w:id="64" w:author="LSSM" w:date="2026-09-10T12:00:00Z">
        <w:r>
          <w:rPr>
            <w:rFonts w:ascii="Liberation Serif" w:cs="Liberation Serif" w:eastAsia="Liberation Serif" w:hAnsi="Liberation Serif"/>
            <w:b w:val="false"/>
            <w:bCs w:val="false"/>
            <w:i w:val="false"/>
            <w:iCs w:val="false"/>
            <w:color w:val="1A1A1A"/>
            <w:sz w:val="22"/>
            <w:szCs w:val="22"/>
          </w:rPr>
          <w:t xml:space="preserve">apartado III</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 Desarrollo e integración del agente conversacional “BES”.</w:t>
      </w:r>
      <w:r>
        <w:rPr>
          <w:rFonts w:ascii="Liberation Serif" w:cs="Liberation Serif" w:eastAsia="Liberation Serif" w:hAnsi="Liberation Serif"/>
          <w:b w:val="false"/>
          <w:bCs w:val="false"/>
          <w:i w:val="false"/>
          <w:iCs w:val="false"/>
          <w:color w:val="1A1A1A"/>
          <w:sz w:val="22"/>
          <w:szCs w:val="22"/>
        </w:rPr>
        <w:t xml:space="preserve"> Agente “BES” integrado al sitio, con voz sintética natural en español de México e interacción bidireccional por </w:t>
      </w:r>
      <w:r>
        <w:rPr>
          <w:rFonts w:ascii="Liberation Serif" w:cs="Liberation Serif" w:eastAsia="Liberation Serif" w:hAnsi="Liberation Serif"/>
          <w:b/>
          <w:bCs/>
          <w:i w:val="false"/>
          <w:iCs w:val="false"/>
          <w:color w:val="1A1A1A"/>
          <w:sz w:val="22"/>
          <w:szCs w:val="22"/>
        </w:rPr>
        <w:t xml:space="preserve">voz y texto</w:t>
      </w:r>
      <w:r>
        <w:rPr>
          <w:rFonts w:ascii="Liberation Serif" w:cs="Liberation Serif" w:eastAsia="Liberation Serif" w:hAnsi="Liberation Serif"/>
          <w:b w:val="false"/>
          <w:bCs w:val="false"/>
          <w:i w:val="false"/>
          <w:iCs w:val="false"/>
          <w:color w:val="1A1A1A"/>
          <w:sz w:val="22"/>
          <w:szCs w:val="22"/>
        </w:rPr>
        <w:t xml:space="preserve">, entrenado con la base de conocimiento de EL CLIENTE. Su operación </w:t>
      </w:r>
      <w:r>
        <w:rPr>
          <w:rFonts w:ascii="Liberation Serif" w:cs="Liberation Serif" w:eastAsia="Liberation Serif" w:hAnsi="Liberation Serif"/>
          <w:b/>
          <w:bCs/>
          <w:i w:val="false"/>
          <w:iCs w:val="false"/>
          <w:color w:val="1A1A1A"/>
          <w:sz w:val="22"/>
          <w:szCs w:val="22"/>
        </w:rPr>
        <w:t xml:space="preserve">bajo el presente Contrato (Proyecto A)</w:t>
      </w:r>
      <w:r>
        <w:rPr>
          <w:rFonts w:ascii="Liberation Serif" w:cs="Liberation Serif" w:eastAsia="Liberation Serif" w:hAnsi="Liberation Serif"/>
          <w:b w:val="false"/>
          <w:bCs w:val="false"/>
          <w:i w:val="false"/>
          <w:iCs w:val="false"/>
          <w:color w:val="1A1A1A"/>
          <w:sz w:val="22"/>
          <w:szCs w:val="22"/>
        </w:rPr>
        <w:t xml:space="preserve"> se limita al </w:t>
      </w:r>
      <w:r>
        <w:rPr>
          <w:rFonts w:ascii="Liberation Serif" w:cs="Liberation Serif" w:eastAsia="Liberation Serif" w:hAnsi="Liberation Serif"/>
          <w:b/>
          <w:bCs/>
          <w:i w:val="false"/>
          <w:iCs w:val="false"/>
          <w:color w:val="1A1A1A"/>
          <w:sz w:val="22"/>
          <w:szCs w:val="22"/>
        </w:rPr>
        <w:t xml:space="preserve">canal web</w:t>
      </w:r>
      <w:r>
        <w:rPr>
          <w:rFonts w:ascii="Liberation Serif" w:cs="Liberation Serif" w:eastAsia="Liberation Serif" w:hAnsi="Liberation Serif"/>
          <w:b w:val="false"/>
          <w:bCs w:val="false"/>
          <w:i w:val="false"/>
          <w:iCs w:val="false"/>
          <w:color w:val="1A1A1A"/>
          <w:sz w:val="22"/>
          <w:szCs w:val="22"/>
        </w:rPr>
        <w:t xml:space="preserve"> del sitio y al envío automatizado, vía </w:t>
      </w:r>
      <w:r>
        <w:rPr>
          <w:rFonts w:ascii="Liberation Serif" w:cs="Liberation Serif" w:eastAsia="Liberation Serif" w:hAnsi="Liberation Serif"/>
          <w:b/>
          <w:bCs/>
          <w:i w:val="false"/>
          <w:iCs w:val="false"/>
          <w:color w:val="1A1A1A"/>
          <w:sz w:val="22"/>
          <w:szCs w:val="22"/>
        </w:rPr>
        <w:t xml:space="preserve">WhatsApp</w:t>
      </w:r>
      <w:r>
        <w:rPr>
          <w:rFonts w:ascii="Liberation Serif" w:cs="Liberation Serif" w:eastAsia="Liberation Serif" w:hAnsi="Liberation Serif"/>
          <w:b w:val="false"/>
          <w:bCs w:val="false"/>
          <w:i w:val="false"/>
          <w:iCs w:val="false"/>
          <w:color w:val="1A1A1A"/>
          <w:sz w:val="22"/>
          <w:szCs w:val="22"/>
        </w:rPr>
        <w:t xml:space="preserve">, de </w:t>
      </w:r>
      <w:r>
        <w:rPr>
          <w:rFonts w:ascii="Liberation Serif" w:cs="Liberation Serif" w:eastAsia="Liberation Serif" w:hAnsi="Liberation Serif"/>
          <w:b/>
          <w:bCs/>
          <w:i w:val="false"/>
          <w:iCs w:val="false"/>
          <w:color w:val="1A1A1A"/>
          <w:sz w:val="22"/>
          <w:szCs w:val="22"/>
        </w:rPr>
        <w:t xml:space="preserve">2 (dos) mensajes recordatorios</w:t>
      </w:r>
      <w:r>
        <w:rPr>
          <w:rFonts w:ascii="Liberation Serif" w:cs="Liberation Serif" w:eastAsia="Liberation Serif" w:hAnsi="Liberation Serif"/>
          <w:b w:val="false"/>
          <w:bCs w:val="false"/>
          <w:i w:val="false"/>
          <w:iCs w:val="false"/>
          <w:color w:val="1A1A1A"/>
          <w:sz w:val="22"/>
          <w:szCs w:val="22"/>
        </w:rPr>
        <w:t xml:space="preserve"> (24 horas y 2 horas antes de la visita solicitada). La visita guiada </w:t>
      </w:r>
      <w:r>
        <w:rPr>
          <w:rFonts w:ascii="Liberation Serif" w:cs="Liberation Serif" w:eastAsia="Liberation Serif" w:hAnsi="Liberation Serif"/>
          <w:b/>
          <w:bCs/>
          <w:i w:val="false"/>
          <w:iCs w:val="false"/>
          <w:color w:val="1A1A1A"/>
          <w:sz w:val="22"/>
          <w:szCs w:val="22"/>
        </w:rPr>
        <w:t xml:space="preserve">no se reserva ni se verifica disponibilidad</w:t>
      </w:r>
      <w:r>
        <w:rPr>
          <w:rFonts w:ascii="Liberation Serif" w:cs="Liberation Serif" w:eastAsia="Liberation Serif" w:hAnsi="Liberation Serif"/>
          <w:b w:val="false"/>
          <w:bCs w:val="false"/>
          <w:i w:val="false"/>
          <w:iCs w:val="false"/>
          <w:color w:val="1A1A1A"/>
          <w:sz w:val="22"/>
          <w:szCs w:val="22"/>
        </w:rPr>
        <w:t xml:space="preserve">: el día y horario elegidos por el usuario, dentro del horario de atención del club, se envían por correo al club como requerimiento. La </w:t>
      </w:r>
      <w:r>
        <w:rPr>
          <w:rFonts w:ascii="Liberation Serif" w:cs="Liberation Serif" w:eastAsia="Liberation Serif" w:hAnsi="Liberation Serif"/>
          <w:b/>
          <w:bCs/>
          <w:i w:val="false"/>
          <w:iCs w:val="false"/>
          <w:color w:val="1A1A1A"/>
          <w:sz w:val="22"/>
          <w:szCs w:val="22"/>
        </w:rPr>
        <w:t xml:space="preserve">operación conversacional de “BES” por WhatsApp (solo texto)</w:t>
      </w:r>
      <w:r>
        <w:rPr>
          <w:rFonts w:ascii="Liberation Serif" w:cs="Liberation Serif" w:eastAsia="Liberation Serif" w:hAnsi="Liberation Serif"/>
          <w:b w:val="false"/>
          <w:bCs w:val="false"/>
          <w:i w:val="false"/>
          <w:iCs w:val="false"/>
          <w:color w:val="1A1A1A"/>
          <w:sz w:val="22"/>
          <w:szCs w:val="22"/>
        </w:rPr>
        <w:t xml:space="preserve"> forma parte del </w:t>
      </w:r>
      <w:r>
        <w:rPr>
          <w:rFonts w:ascii="Liberation Serif" w:cs="Liberation Serif" w:eastAsia="Liberation Serif" w:hAnsi="Liberation Serif"/>
          <w:b/>
          <w:bCs/>
          <w:i w:val="false"/>
          <w:iCs w:val="false"/>
          <w:color w:val="1A1A1A"/>
          <w:sz w:val="22"/>
          <w:szCs w:val="22"/>
        </w:rPr>
        <w:t xml:space="preserve">Business Development System (Proyecto B)</w:t>
      </w:r>
      <w:r>
        <w:rPr>
          <w:rFonts w:ascii="Liberation Serif" w:cs="Liberation Serif" w:eastAsia="Liberation Serif" w:hAnsi="Liberation Serif"/>
          <w:b w:val="false"/>
          <w:bCs w:val="false"/>
          <w:i w:val="false"/>
          <w:iCs w:val="false"/>
          <w:color w:val="1A1A1A"/>
          <w:sz w:val="22"/>
          <w:szCs w:val="22"/>
        </w:rPr>
        <w:t xml:space="preserve"> y se contrata por </w:t>
      </w:r>
      <w:r>
        <w:rPr>
          <w:rFonts w:ascii="Liberation Serif" w:cs="Liberation Serif" w:eastAsia="Liberation Serif" w:hAnsi="Liberation Serif"/>
          <w:b/>
          <w:bCs/>
          <w:i w:val="false"/>
          <w:iCs w:val="false"/>
          <w:color w:val="1A1A1A"/>
          <w:sz w:val="22"/>
          <w:szCs w:val="22"/>
        </w:rPr>
        <w:t xml:space="preserve">Addendum por separado, con contraprestación adicional</w:t>
      </w:r>
      <w:r>
        <w:rPr>
          <w:rFonts w:ascii="Liberation Serif" w:cs="Liberation Serif" w:eastAsia="Liberation Serif" w:hAnsi="Liberation Serif"/>
          <w:b w:val="false"/>
          <w:bCs w:val="false"/>
          <w:i w:val="false"/>
          <w:iCs w:val="false"/>
          <w:color w:val="1A1A1A"/>
          <w:sz w:val="22"/>
          <w:szCs w:val="22"/>
        </w:rPr>
        <w:t xml:space="preserve"> (Cláusulas Cuarta y Octava, Sección B). Quedan </w:t>
      </w:r>
      <w:r>
        <w:rPr>
          <w:rFonts w:ascii="Liberation Serif" w:cs="Liberation Serif" w:eastAsia="Liberation Serif" w:hAnsi="Liberation Serif"/>
          <w:b/>
          <w:bCs/>
          <w:i w:val="false"/>
          <w:iCs w:val="false"/>
          <w:color w:val="1A1A1A"/>
          <w:sz w:val="22"/>
          <w:szCs w:val="22"/>
        </w:rPr>
        <w:t xml:space="preserve">excluidas</w:t>
      </w:r>
      <w:r>
        <w:rPr>
          <w:rFonts w:ascii="Liberation Serif" w:cs="Liberation Serif" w:eastAsia="Liberation Serif" w:hAnsi="Liberation Serif"/>
          <w:b w:val="false"/>
          <w:bCs w:val="false"/>
          <w:i w:val="false"/>
          <w:iCs w:val="false"/>
          <w:color w:val="1A1A1A"/>
          <w:sz w:val="22"/>
          <w:szCs w:val="22"/>
        </w:rPr>
        <w:t xml:space="preserve"> de este Contrato la </w:t>
      </w:r>
      <w:r>
        <w:rPr>
          <w:rFonts w:ascii="Liberation Serif" w:cs="Liberation Serif" w:eastAsia="Liberation Serif" w:hAnsi="Liberation Serif"/>
          <w:b/>
          <w:bCs/>
          <w:i w:val="false"/>
          <w:iCs w:val="false"/>
          <w:color w:val="1A1A1A"/>
          <w:sz w:val="22"/>
          <w:szCs w:val="22"/>
        </w:rPr>
        <w:t xml:space="preserve">telefonía</w:t>
      </w:r>
      <w:r>
        <w:rPr>
          <w:rFonts w:ascii="Liberation Serif" w:cs="Liberation Serif" w:eastAsia="Liberation Serif" w:hAnsi="Liberation Serif"/>
          <w:b w:val="false"/>
          <w:bCs w:val="false"/>
          <w:i w:val="false"/>
          <w:iCs w:val="false"/>
          <w:color w:val="1A1A1A"/>
          <w:sz w:val="22"/>
          <w:szCs w:val="22"/>
        </w:rPr>
        <w:t xml:space="preserve"> y la </w:t>
      </w:r>
      <w:r>
        <w:rPr>
          <w:rFonts w:ascii="Liberation Serif" w:cs="Liberation Serif" w:eastAsia="Liberation Serif" w:hAnsi="Liberation Serif"/>
          <w:b/>
          <w:bCs/>
          <w:i w:val="false"/>
          <w:iCs w:val="false"/>
          <w:color w:val="1A1A1A"/>
          <w:sz w:val="22"/>
          <w:szCs w:val="22"/>
        </w:rPr>
        <w:t xml:space="preserve">voz por WhatsApp</w:t>
      </w:r>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costos de operación</w:t>
      </w:r>
      <w:r>
        <w:rPr>
          <w:rFonts w:ascii="Liberation Serif" w:cs="Liberation Serif" w:eastAsia="Liberation Serif" w:hAnsi="Liberation Serif"/>
          <w:b w:val="false"/>
          <w:bCs w:val="false"/>
          <w:i w:val="false"/>
          <w:iCs w:val="false"/>
          <w:color w:val="1A1A1A"/>
          <w:sz w:val="22"/>
          <w:szCs w:val="22"/>
        </w:rPr>
        <w:t xml:space="preserve"> de “BES” (plataforma de voz, interfaz del modelo de razonamiento y hospedaje de la lógica) los cubre directamente EL CLIENTE a los proveedores correspondientes y no constituyen ingreso de EL PRESTADOR (ver Cláusula Décima Cuarta). EL PRESTADOR </w:t>
      </w:r>
      <w:r>
        <w:rPr>
          <w:rFonts w:ascii="Liberation Serif" w:cs="Liberation Serif" w:eastAsia="Liberation Serif" w:hAnsi="Liberation Serif"/>
          <w:b/>
          <w:bCs/>
          <w:i w:val="false"/>
          <w:iCs w:val="false"/>
          <w:color w:val="1A1A1A"/>
          <w:sz w:val="22"/>
          <w:szCs w:val="22"/>
        </w:rPr>
        <w:t xml:space="preserve">no garantiza</w:t>
      </w:r>
      <w:r>
        <w:rPr>
          <w:rFonts w:ascii="Liberation Serif" w:cs="Liberation Serif" w:eastAsia="Liberation Serif" w:hAnsi="Liberation Serif"/>
          <w:b w:val="false"/>
          <w:bCs w:val="false"/>
          <w:i w:val="false"/>
          <w:iCs w:val="false"/>
          <w:color w:val="1A1A1A"/>
          <w:sz w:val="22"/>
          <w:szCs w:val="22"/>
        </w:rPr>
        <w:t xml:space="preserve"> tasas de conversión, cierres ni volúmenes de agendamiento; los targets aspiracionales de estas métricas constan en el </w:t>
      </w:r>
      <w:r>
        <w:rPr>
          <w:rFonts w:ascii="Liberation Serif" w:cs="Liberation Serif" w:eastAsia="Liberation Serif" w:hAnsi="Liberation Serif"/>
          <w:b/>
          <w:bCs/>
          <w:i w:val="false"/>
          <w:iCs w:val="false"/>
          <w:color w:val="1A1A1A"/>
          <w:sz w:val="22"/>
          <w:szCs w:val="22"/>
        </w:rPr>
        <w:t xml:space="preserve">Anexo Cuatro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CUARTA. Alcance del Proyecto B — Business Development System (BDS).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Sistema de captación y conversión de leads multicanal en tiempo real.</w:t>
      </w:r>
      <w:r>
        <w:rPr>
          <w:rFonts w:ascii="Liberation Serif" w:cs="Liberation Serif" w:eastAsia="Liberation Serif" w:hAnsi="Liberation Serif"/>
          <w:b w:val="false"/>
          <w:bCs w:val="false"/>
          <w:i w:val="false"/>
          <w:iCs w:val="false"/>
          <w:color w:val="1A1A1A"/>
          <w:sz w:val="22"/>
          <w:szCs w:val="22"/>
        </w:rPr>
        <w:t xml:space="preserve"> EL PRESTADOR desarrolla e integra para EL CLIENTE un sistema (el </w:t>
      </w:r>
      <w:r>
        <w:rPr>
          <w:rFonts w:ascii="Liberation Serif" w:cs="Liberation Serif" w:eastAsia="Liberation Serif" w:hAnsi="Liberation Serif"/>
          <w:b/>
          <w:bCs/>
          <w:i w:val="false"/>
          <w:iCs w:val="false"/>
          <w:color w:val="1A1A1A"/>
          <w:sz w:val="22"/>
          <w:szCs w:val="22"/>
        </w:rPr>
        <w:t xml:space="preserve">“BDS”</w:t>
      </w:r>
      <w:r>
        <w:rPr>
          <w:rFonts w:ascii="Liberation Serif" w:cs="Liberation Serif" w:eastAsia="Liberation Serif" w:hAnsi="Liberation Serif"/>
          <w:b w:val="false"/>
          <w:bCs w:val="false"/>
          <w:i w:val="false"/>
          <w:iCs w:val="false"/>
          <w:color w:val="1A1A1A"/>
          <w:sz w:val="22"/>
          <w:szCs w:val="22"/>
        </w:rPr>
        <w:t xml:space="preserve">) que reduce el </w:t>
      </w:r>
      <w:r>
        <w:rPr>
          <w:rFonts w:ascii="Liberation Serif" w:cs="Liberation Serif" w:eastAsia="Liberation Serif" w:hAnsi="Liberation Serif"/>
          <w:b/>
          <w:bCs/>
          <w:i w:val="false"/>
          <w:iCs w:val="false"/>
          <w:color w:val="1A1A1A"/>
          <w:sz w:val="22"/>
          <w:szCs w:val="22"/>
        </w:rPr>
        <w:t xml:space="preserve">tiempo al primer contacto</w:t>
      </w:r>
      <w:r>
        <w:rPr>
          <w:rFonts w:ascii="Liberation Serif" w:cs="Liberation Serif" w:eastAsia="Liberation Serif" w:hAnsi="Liberation Serif"/>
          <w:b w:val="false"/>
          <w:bCs w:val="false"/>
          <w:i w:val="false"/>
          <w:iCs w:val="false"/>
          <w:color w:val="1A1A1A"/>
          <w:sz w:val="22"/>
          <w:szCs w:val="22"/>
        </w:rPr>
        <w:t xml:space="preserve"> atendiendo a los prospectos en </w:t>
      </w:r>
      <w:r>
        <w:rPr>
          <w:rFonts w:ascii="Liberation Serif" w:cs="Liberation Serif" w:eastAsia="Liberation Serif" w:hAnsi="Liberation Serif"/>
          <w:b/>
          <w:bCs/>
          <w:i w:val="false"/>
          <w:iCs w:val="false"/>
          <w:color w:val="1A1A1A"/>
          <w:sz w:val="22"/>
          <w:szCs w:val="22"/>
        </w:rPr>
        <w:t xml:space="preserve">WhatsApp</w:t>
      </w:r>
      <w:r>
        <w:rPr>
          <w:rFonts w:ascii="Liberation Serif" w:cs="Liberation Serif" w:eastAsia="Liberation Serif" w:hAnsi="Liberation Serif"/>
          <w:b w:val="false"/>
          <w:bCs w:val="false"/>
          <w:i w:val="false"/>
          <w:iCs w:val="false"/>
          <w:color w:val="1A1A1A"/>
          <w:sz w:val="22"/>
          <w:szCs w:val="22"/>
        </w:rPr>
        <w:t xml:space="preserve"> y en la </w:t>
      </w:r>
      <w:r>
        <w:rPr>
          <w:rFonts w:ascii="Liberation Serif" w:cs="Liberation Serif" w:eastAsia="Liberation Serif" w:hAnsi="Liberation Serif"/>
          <w:b/>
          <w:bCs/>
          <w:i w:val="false"/>
          <w:iCs w:val="false"/>
          <w:color w:val="1A1A1A"/>
          <w:sz w:val="22"/>
          <w:szCs w:val="22"/>
        </w:rPr>
        <w:t xml:space="preserve">consola interna</w:t>
      </w:r>
      <w:r>
        <w:rPr>
          <w:rFonts w:ascii="Liberation Serif" w:cs="Liberation Serif" w:eastAsia="Liberation Serif" w:hAnsi="Liberation Serif"/>
          <w:b w:val="false"/>
          <w:bCs w:val="false"/>
          <w:i w:val="false"/>
          <w:iCs w:val="false"/>
          <w:color w:val="1A1A1A"/>
          <w:sz w:val="22"/>
          <w:szCs w:val="22"/>
        </w:rPr>
        <w:t xml:space="preserve">, con el </w:t>
      </w:r>
      <w:r>
        <w:rPr>
          <w:rFonts w:ascii="Liberation Serif" w:cs="Liberation Serif" w:eastAsia="Liberation Serif" w:hAnsi="Liberation Serif"/>
          <w:b/>
          <w:bCs/>
          <w:i w:val="false"/>
          <w:iCs w:val="false"/>
          <w:color w:val="1A1A1A"/>
          <w:sz w:val="22"/>
          <w:szCs w:val="22"/>
        </w:rPr>
        <w:t xml:space="preserve">mismo cuestionario de experiencia ideal y la misma escritura al CRM del Proyecto A</w:t>
      </w:r>
      <w:r>
        <w:rPr>
          <w:rFonts w:ascii="Liberation Serif" w:cs="Liberation Serif" w:eastAsia="Liberation Serif" w:hAnsi="Liberation Serif"/>
          <w:b w:val="false"/>
          <w:bCs w:val="false"/>
          <w:i w:val="false"/>
          <w:iCs w:val="false"/>
          <w:color w:val="1A1A1A"/>
          <w:sz w:val="22"/>
          <w:szCs w:val="22"/>
        </w:rPr>
        <w:t xml:space="preserve">, mediante: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landing de campañas con el cuestionario de experiencia ideal;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integración con </w:t>
      </w:r>
      <w:r>
        <w:rPr>
          <w:rFonts w:ascii="Liberation Serif" w:cs="Liberation Serif" w:eastAsia="Liberation Serif" w:hAnsi="Liberation Serif"/>
          <w:b/>
          <w:bCs/>
          <w:i w:val="false"/>
          <w:iCs w:val="false"/>
          <w:color w:val="1A1A1A"/>
          <w:sz w:val="22"/>
          <w:szCs w:val="22"/>
        </w:rPr>
        <w:t xml:space="preserve">WhatsApp Business API</w:t>
      </w:r>
      <w:r>
        <w:rPr>
          <w:rFonts w:ascii="Liberation Serif" w:cs="Liberation Serif" w:eastAsia="Liberation Serif" w:hAnsi="Liberation Serif"/>
          <w:b w:val="false"/>
          <w:bCs w:val="false"/>
          <w:i w:val="false"/>
          <w:iCs w:val="false"/>
          <w:color w:val="1A1A1A"/>
          <w:sz w:val="22"/>
          <w:szCs w:val="22"/>
        </w:rPr>
        <w:t xml:space="preserve"> (número oficial de EL CLIENTE) para mensajería bidireccional, plantillas y multiagente;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“BES” sobre WhatsApp (solo texto)</w:t>
      </w:r>
      <w:r>
        <w:rPr>
          <w:rFonts w:ascii="Liberation Serif" w:cs="Liberation Serif" w:eastAsia="Liberation Serif" w:hAnsi="Liberation Serif"/>
          <w:b w:val="false"/>
          <w:bCs w:val="false"/>
          <w:i w:val="false"/>
          <w:iCs w:val="false"/>
          <w:color w:val="1A1A1A"/>
          <w:sz w:val="22"/>
          <w:szCs w:val="22"/>
        </w:rPr>
        <w:t xml:space="preserve"> como </w:t>
      </w:r>
      <w:del w:id="65" w:author="LSSM" w:date="2026-09-10T12:00:00Z">
        <w:r>
          <w:rPr>
            <w:rFonts w:ascii="Liberation Serif" w:cs="Liberation Serif" w:eastAsia="Liberation Serif" w:hAnsi="Liberation Serif"/>
            <w:b w:val="false"/>
            <w:bCs w:val="false"/>
            <w:i w:val="false"/>
            <w:iCs w:val="false"/>
            <w:color w:val="1A1A1A"/>
            <w:sz w:val="22"/>
            <w:szCs w:val="22"/>
          </w:rPr>
          <w:delText xml:space="preserve">respaldo automático</w:delText>
        </w:r>
      </w:del>
      <w:ins w:id="66" w:author="LSSM" w:date="2026-09-10T12:00:00Z">
        <w:r>
          <w:rPr>
            <w:rFonts w:ascii="Liberation Serif" w:cs="Liberation Serif" w:eastAsia="Liberation Serif" w:hAnsi="Liberation Serif"/>
            <w:b/>
            <w:bCs/>
            <w:i w:val="false"/>
            <w:iCs w:val="false"/>
            <w:color w:val="1A1A1A"/>
            <w:sz w:val="22"/>
            <w:szCs w:val="22"/>
          </w:rPr>
          <w:t xml:space="preserve">atención inicial</w:t>
        </w:r>
      </w:ins>
      <w:r>
        <w:rPr>
          <w:rFonts w:ascii="Liberation Serif" w:cs="Liberation Serif" w:eastAsia="Liberation Serif" w:hAnsi="Liberation Serif"/>
          <w:b/>
          <w:bCs/>
          <w:i w:val="false"/>
          <w:iCs w:val="false"/>
          <w:color w:val="1A1A1A"/>
          <w:sz w:val="22"/>
          <w:szCs w:val="22"/>
        </w:rPr>
        <w:t xml:space="preserve"> 24/7</w:t>
      </w:r>
      <w:del w:id="67" w:author="LSSM" w:date="2026-09-10T12:00:00Z">
        <w:r>
          <w:rPr>
            <w:rFonts w:ascii="Liberation Serif" w:cs="Liberation Serif" w:eastAsia="Liberation Serif" w:hAnsi="Liberation Serif"/>
            <w:b w:val="false"/>
            <w:bCs w:val="false"/>
            <w:i w:val="false"/>
            <w:iCs w:val="false"/>
            <w:color w:val="1A1A1A"/>
            <w:sz w:val="22"/>
            <w:szCs w:val="22"/>
          </w:rPr>
          <w:delText xml:space="preserve">, con un tiempo máximo de primera respuesta de [●] minutos/segundos</w:delText>
        </w:r>
      </w:del>
      <w:ins w:id="68" w:author="LSSM" w:date="2026-09-10T12:00:00Z">
        <w:r>
          <w:rPr>
            <w:rFonts w:ascii="Liberation Serif" w:cs="Liberation Serif" w:eastAsia="Liberation Serif" w:hAnsi="Liberation Serif"/>
            <w:b/>
            <w:bCs/>
            <w:i w:val="false"/>
            <w:iCs w:val="false"/>
            <w:color w:val="1A1A1A"/>
            <w:sz w:val="22"/>
            <w:szCs w:val="22"/>
          </w:rPr>
          <w:t xml:space="preserve"> de toda conversación entrante</w:t>
        </w:r>
      </w:ins>
      <w:commentRangeStart w:id="14"/>
      <w:ins w:id="69" w:author="LSSM" w:date="2026-09-10T12:00:00Z">
        <w:r>
          <w:rPr>
            <w:rFonts w:ascii="Liberation Serif" w:cs="Liberation Serif" w:eastAsia="Liberation Serif" w:hAnsi="Liberation Serif"/>
            <w:b w:val="false"/>
            <w:bCs w:val="false"/>
            <w:i w:val="false"/>
            <w:iCs w:val="false"/>
            <w:color w:val="1A1A1A"/>
            <w:sz w:val="22"/>
            <w:szCs w:val="22"/>
          </w:rPr>
          <w:t xml:space="preserve">, con una primera respuesta automática en un máximo de 60 (sesenta) segundos, medida en el percentil 95 desde la recepción del mensaje por la WhatsApp Business API y en condiciones normales de operación de las plataformas de terceros</w:t>
        </w:r>
      </w:ins>
      <w:commentRangeEnd w:id="14"/>
      <w:r>
        <w:commentReference w:id="14"/>
      </w:r>
      <w:r>
        <w:rPr>
          <w:rFonts w:ascii="Liberation Serif" w:cs="Liberation Serif" w:eastAsia="Liberation Serif" w:hAnsi="Liberation Serif"/>
          <w:b w:val="false"/>
          <w:bCs w:val="false"/>
          <w:i w:val="false"/>
          <w:iCs w:val="false"/>
          <w:color w:val="1A1A1A"/>
          <w:sz w:val="22"/>
          <w:szCs w:val="22"/>
        </w:rPr>
        <w:t xml:space="preserve">, con escalación a operador humano;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consola de operadores/asesores (rol de operador sobre la consola interna del Proyecto A); </w:t>
      </w: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capa de enrutamiento en tiempo real (</w:t>
      </w:r>
      <w:del w:id="70" w:author="LSSM" w:date="2026-09-10T12:00:00Z">
        <w:r>
          <w:rPr>
            <w:rFonts w:ascii="Liberation Serif" w:cs="Liberation Serif" w:eastAsia="Liberation Serif" w:hAnsi="Liberation Serif"/>
            <w:b w:val="false"/>
            <w:bCs w:val="false"/>
            <w:i w:val="false"/>
            <w:iCs w:val="false"/>
            <w:color w:val="1A1A1A"/>
            <w:sz w:val="22"/>
            <w:szCs w:val="22"/>
          </w:rPr>
          <w:delText xml:space="preserve">human-first →</w:delText>
        </w:r>
      </w:del>
      <w:ins w:id="71" w:author="LSSM" w:date="2026-09-10T12:00:00Z">
        <w:r>
          <w:rPr>
            <w:rFonts w:ascii="Liberation Serif" w:cs="Liberation Serif" w:eastAsia="Liberation Serif" w:hAnsi="Liberation Serif"/>
            <w:b w:val="false"/>
            <w:bCs w:val="false"/>
            <w:i w:val="false"/>
            <w:iCs w:val="false"/>
            <w:color w:val="1A1A1A"/>
            <w:sz w:val="22"/>
            <w:szCs w:val="22"/>
          </w:rPr>
          <w:t xml:space="preserve">atiende</w:t>
        </w:r>
      </w:ins>
      <w:r>
        <w:rPr>
          <w:rFonts w:ascii="Liberation Serif" w:cs="Liberation Serif" w:eastAsia="Liberation Serif" w:hAnsi="Liberation Serif"/>
          <w:b w:val="false"/>
          <w:bCs w:val="false"/>
          <w:i w:val="false"/>
          <w:iCs w:val="false"/>
          <w:color w:val="1A1A1A"/>
          <w:sz w:val="22"/>
          <w:szCs w:val="22"/>
        </w:rPr>
        <w:t xml:space="preserve"> “BES” </w:t>
      </w:r>
      <w:del w:id="72" w:author="LSSM" w:date="2026-09-10T12:00:00Z">
        <w:r>
          <w:rPr>
            <w:rFonts w:ascii="Liberation Serif" w:cs="Liberation Serif" w:eastAsia="Liberation Serif" w:hAnsi="Liberation Serif"/>
            <w:b w:val="false"/>
            <w:bCs w:val="false"/>
            <w:i w:val="false"/>
            <w:iCs w:val="false"/>
            <w:color w:val="1A1A1A"/>
            <w:sz w:val="22"/>
            <w:szCs w:val="22"/>
          </w:rPr>
          <w:delText xml:space="preserve">de respaldo → escalación</w:delText>
        </w:r>
      </w:del>
      <w:ins w:id="73" w:author="LSSM" w:date="2026-09-10T12:00:00Z">
        <w:r>
          <w:rPr>
            <w:rFonts w:ascii="Liberation Serif" w:cs="Liberation Serif" w:eastAsia="Liberation Serif" w:hAnsi="Liberation Serif"/>
            <w:b w:val="false"/>
            <w:bCs w:val="false"/>
            <w:i w:val="false"/>
            <w:iCs w:val="false"/>
            <w:color w:val="1A1A1A"/>
            <w:sz w:val="22"/>
            <w:szCs w:val="22"/>
          </w:rPr>
          <w:t xml:space="preserve">→ escalación a operador humano a petición expresa del usuario o por política de escalamiento aprobada por EL CLIENTE → devolución de llamada agendada fuera del horario de operadores</w:t>
        </w:r>
      </w:ins>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w:t>
      </w:r>
      <w:del w:id="74" w:author="LSSM" w:date="2026-09-10T12:00:00Z">
        <w:r>
          <w:rPr>
            <w:rFonts w:ascii="Liberation Serif" w:cs="Liberation Serif" w:eastAsia="Liberation Serif" w:hAnsi="Liberation Serif"/>
            <w:b w:val="false"/>
            <w:bCs w:val="false"/>
            <w:i w:val="false"/>
            <w:iCs w:val="false"/>
            <w:color w:val="1A1A1A"/>
            <w:sz w:val="22"/>
            <w:szCs w:val="22"/>
          </w:rPr>
          <w:delText xml:space="preserve">funnel y medición del BDS, integrado al</w:delText>
        </w:r>
      </w:del>
      <w:ins w:id="75" w:author="LSSM" w:date="2026-09-10T12:00:00Z">
        <w:r>
          <w:rPr>
            <w:rFonts w:ascii="Liberation Serif" w:cs="Liberation Serif" w:eastAsia="Liberation Serif" w:hAnsi="Liberation Serif"/>
            <w:b w:val="false"/>
            <w:bCs w:val="false"/>
            <w:i w:val="false"/>
            <w:iCs w:val="false"/>
            <w:color w:val="1A1A1A"/>
            <w:sz w:val="22"/>
            <w:szCs w:val="22"/>
          </w:rPr>
          <w:t xml:space="preserve">la medición del Canal de WhatsApp y del tiempo al primer contacto, integrada al </w:t>
        </w:r>
      </w:ins>
      <w:ins w:id="76" w:author="LSSM" w:date="2026-09-10T12:00:00Z">
        <w:r>
          <w:rPr>
            <w:rFonts w:ascii="Liberation Serif" w:cs="Liberation Serif" w:eastAsia="Liberation Serif" w:hAnsi="Liberation Serif"/>
            <w:b/>
            <w:bCs/>
            <w:i w:val="false"/>
            <w:iCs w:val="false"/>
            <w:color w:val="1A1A1A"/>
            <w:sz w:val="22"/>
            <w:szCs w:val="22"/>
          </w:rPr>
          <w:t xml:space="preserve">mismo funnel de resultados y</w:t>
        </w:r>
      </w:ins>
      <w:r>
        <w:rPr>
          <w:rFonts w:ascii="Liberation Serif" w:cs="Liberation Serif" w:eastAsia="Liberation Serif" w:hAnsi="Liberation Serif"/>
          <w:b/>
          <w:bCs/>
          <w:i w:val="false"/>
          <w:iCs w:val="false"/>
          <w:color w:val="1A1A1A"/>
          <w:sz w:val="22"/>
          <w:szCs w:val="22"/>
        </w:rPr>
        <w:t xml:space="preserve"> dashboard del Proyecto A</w:t>
      </w:r>
      <w:ins w:id="77" w:author="LSSM" w:date="2026-09-10T12:00:00Z">
        <w:r>
          <w:rPr>
            <w:rFonts w:ascii="Liberation Serif" w:cs="Liberation Serif" w:eastAsia="Liberation Serif" w:hAnsi="Liberation Serif"/>
            <w:b w:val="false"/>
            <w:bCs w:val="false"/>
            <w:i w:val="false"/>
            <w:iCs w:val="false"/>
            <w:color w:val="1A1A1A"/>
            <w:sz w:val="22"/>
            <w:szCs w:val="22"/>
          </w:rPr>
          <w:t xml:space="preserve"> —el BDS no constituye un funnel independiente—</w:t>
        </w:r>
      </w:ins>
      <w:r>
        <w:rPr>
          <w:rFonts w:ascii="Liberation Serif" w:cs="Liberation Serif" w:eastAsia="Liberation Serif" w:hAnsi="Liberation Serif"/>
          <w:b w:val="false"/>
          <w:bCs w:val="false"/>
          <w:i w:val="false"/>
          <w:iCs w:val="false"/>
          <w:color w:val="1A1A1A"/>
          <w:sz w:val="22"/>
          <w:szCs w:val="22"/>
        </w:rPr>
        <w:t xml:space="preserve">. Quedan </w:t>
      </w:r>
      <w:r>
        <w:rPr>
          <w:rFonts w:ascii="Liberation Serif" w:cs="Liberation Serif" w:eastAsia="Liberation Serif" w:hAnsi="Liberation Serif"/>
          <w:b/>
          <w:bCs/>
          <w:i w:val="false"/>
          <w:iCs w:val="false"/>
          <w:color w:val="1A1A1A"/>
          <w:sz w:val="22"/>
          <w:szCs w:val="22"/>
        </w:rPr>
        <w:t xml:space="preserve">excluidas</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telefonía</w:t>
      </w:r>
      <w:r>
        <w:rPr>
          <w:rFonts w:ascii="Liberation Serif" w:cs="Liberation Serif" w:eastAsia="Liberation Serif" w:hAnsi="Liberation Serif"/>
          <w:b w:val="false"/>
          <w:bCs w:val="false"/>
          <w:i w:val="false"/>
          <w:iCs w:val="false"/>
          <w:color w:val="1A1A1A"/>
          <w:sz w:val="22"/>
          <w:szCs w:val="22"/>
        </w:rPr>
        <w:t xml:space="preserve"> y la </w:t>
      </w:r>
      <w:r>
        <w:rPr>
          <w:rFonts w:ascii="Liberation Serif" w:cs="Liberation Serif" w:eastAsia="Liberation Serif" w:hAnsi="Liberation Serif"/>
          <w:b/>
          <w:bCs/>
          <w:i w:val="false"/>
          <w:iCs w:val="false"/>
          <w:color w:val="1A1A1A"/>
          <w:sz w:val="22"/>
          <w:szCs w:val="22"/>
        </w:rPr>
        <w:t xml:space="preserve">voz por WhatsApp</w:t>
      </w:r>
      <w:r>
        <w:rPr>
          <w:rFonts w:ascii="Liberation Serif" w:cs="Liberation Serif" w:eastAsia="Liberation Serif" w:hAnsi="Liberation Serif"/>
          <w:b w:val="false"/>
          <w:bCs w:val="false"/>
          <w:i w:val="false"/>
          <w:iCs w:val="false"/>
          <w:color w:val="1A1A1A"/>
          <w:sz w:val="22"/>
          <w:szCs w:val="22"/>
        </w:rPr>
        <w:t xml:space="preserve">. El detalle funcional, las exclusiones específicas y las aportaciones a cargo de EL CLIENTE constan en el </w:t>
      </w:r>
      <w:r>
        <w:rPr>
          <w:rFonts w:ascii="Liberation Serif" w:cs="Liberation Serif" w:eastAsia="Liberation Serif" w:hAnsi="Liberation Serif"/>
          <w:b/>
          <w:bCs/>
          <w:i w:val="false"/>
          <w:iCs w:val="false"/>
          <w:color w:val="1A1A1A"/>
          <w:sz w:val="22"/>
          <w:szCs w:val="22"/>
        </w:rPr>
        <w:t xml:space="preserve">Addendum del BDS</w:t>
      </w:r>
      <w:r>
        <w:rPr>
          <w:rFonts w:ascii="Liberation Serif" w:cs="Liberation Serif" w:eastAsia="Liberation Serif" w:hAnsi="Liberation Serif"/>
          <w:b w:val="false"/>
          <w:bCs w:val="false"/>
          <w:i w:val="false"/>
          <w:iCs w:val="false"/>
          <w:color w:val="1A1A1A"/>
          <w:sz w:val="22"/>
          <w:szCs w:val="22"/>
        </w:rPr>
        <w:t xml:space="preserve">, documento que desarrolla —sin modificar— el alcance aquí pactado. </w:t>
      </w:r>
      <w:commentRangeStart w:id="16"/>
      <w:r>
        <w:rPr>
          <w:rFonts w:ascii="Liberation Serif" w:cs="Liberation Serif" w:eastAsia="Liberation Serif" w:hAnsi="Liberation Serif"/>
          <w:b/>
          <w:bCs/>
          <w:i w:val="false"/>
          <w:iCs w:val="false"/>
          <w:color w:val="1A1A1A"/>
          <w:sz w:val="22"/>
          <w:szCs w:val="22"/>
        </w:rPr>
        <w:t xml:space="preserve">Plazo de desarrollo y entrega: </w:t>
      </w:r>
      <w:del w:id="78" w:author="LSSM" w:date="2026-09-10T12:00:00Z">
        <w:r>
          <w:rPr>
            <w:rFonts w:ascii="Liberation Serif" w:cs="Liberation Serif" w:eastAsia="Liberation Serif" w:hAnsi="Liberation Serif"/>
            <w:b w:val="false"/>
            <w:bCs w:val="false"/>
            <w:i w:val="false"/>
            <w:iCs w:val="false"/>
            <w:color w:val="1A1A1A"/>
            <w:sz w:val="22"/>
            <w:szCs w:val="22"/>
          </w:rPr>
          <w:delText xml:space="preserve">8 (ocho</w:delText>
        </w:r>
      </w:del>
      <w:ins w:id="79" w:author="LSSM" w:date="2026-09-10T12:00:00Z">
        <w:r>
          <w:rPr>
            <w:rFonts w:ascii="Liberation Serif" w:cs="Liberation Serif" w:eastAsia="Liberation Serif" w:hAnsi="Liberation Serif"/>
            <w:b/>
            <w:bCs/>
            <w:i w:val="false"/>
            <w:iCs w:val="false"/>
            <w:color w:val="1A1A1A"/>
            <w:sz w:val="22"/>
            <w:szCs w:val="22"/>
          </w:rPr>
          <w:t xml:space="preserve">10 (diez</w:t>
        </w:r>
      </w:ins>
      <w:r>
        <w:rPr>
          <w:rFonts w:ascii="Liberation Serif" w:cs="Liberation Serif" w:eastAsia="Liberation Serif" w:hAnsi="Liberation Serif"/>
          <w:b/>
          <w:bCs/>
          <w:i w:val="false"/>
          <w:iCs w:val="false"/>
          <w:color w:val="1A1A1A"/>
          <w:sz w:val="22"/>
          <w:szCs w:val="22"/>
        </w:rPr>
        <w:t xml:space="preserve">) semanas</w:t>
      </w:r>
      <w:r>
        <w:rPr>
          <w:rFonts w:ascii="Liberation Serif" w:cs="Liberation Serif" w:eastAsia="Liberation Serif" w:hAnsi="Liberation Serif"/>
          <w:b w:val="false"/>
          <w:bCs w:val="false"/>
          <w:i w:val="false"/>
          <w:iCs w:val="false"/>
          <w:color w:val="1A1A1A"/>
          <w:sz w:val="22"/>
          <w:szCs w:val="22"/>
        </w:rPr>
        <w:t xml:space="preserve">, contadas a partir de la suscripción del Addendum del BDS y del cierre del listado de requerimientos; el Proyecto B </w:t>
      </w:r>
      <w:commentRangeEnd w:id="16"/>
      <w:r>
        <w:commentReference w:id="16"/>
      </w:r>
      <w:r>
        <w:rPr>
          <w:rFonts w:ascii="Liberation Serif" w:cs="Liberation Serif" w:eastAsia="Liberation Serif" w:hAnsi="Liberation Serif"/>
          <w:b/>
          <w:bCs/>
          <w:i w:val="false"/>
          <w:iCs w:val="false"/>
          <w:color w:val="1A1A1A"/>
          <w:sz w:val="22"/>
          <w:szCs w:val="22"/>
        </w:rPr>
        <w:t xml:space="preserve">se ejecuta en paralelo al Proyecto A</w:t>
      </w:r>
      <w:ins w:id="80" w:author="LSSM" w:date="2026-09-10T12:00:00Z">
        <w:r>
          <w:rPr>
            <w:rFonts w:ascii="Liberation Serif" w:cs="Liberation Serif" w:eastAsia="Liberation Serif" w:hAnsi="Liberation Serif"/>
            <w:b/>
            <w:bCs/>
            <w:i w:val="false"/>
            <w:iCs w:val="false"/>
            <w:color w:val="1A1A1A"/>
            <w:sz w:val="22"/>
            <w:szCs w:val="22"/>
          </w:rPr>
          <w:t xml:space="preserve"> cuando se activa simultáneamente</w:t>
        </w:r>
      </w:ins>
      <w:ins w:id="81" w:author="LSSM" w:date="2026-09-10T12:00:00Z">
        <w:r>
          <w:rPr>
            <w:rFonts w:ascii="Liberation Serif" w:cs="Liberation Serif" w:eastAsia="Liberation Serif" w:hAnsi="Liberation Serif"/>
            <w:b w:val="false"/>
            <w:bCs w:val="false"/>
            <w:i w:val="false"/>
            <w:iCs w:val="false"/>
            <w:color w:val="1A1A1A"/>
            <w:sz w:val="22"/>
            <w:szCs w:val="22"/>
          </w:rPr>
          <w:t xml:space="preserve">; si se activa después, su plazo se contará conforme a esta Cláusula y al Addendum respectivo</w:t>
        </w:r>
      </w:ins>
      <w:r>
        <w:rPr>
          <w:rFonts w:ascii="Liberation Serif" w:cs="Liberation Serif" w:eastAsia="Liberation Serif" w:hAnsi="Liberation Serif"/>
          <w:b w:val="false"/>
          <w:bCs w:val="false"/>
          <w:i w:val="false"/>
          <w:iCs w:val="false"/>
          <w:color w:val="1A1A1A"/>
          <w:sz w:val="22"/>
          <w:szCs w:val="22"/>
        </w:rPr>
        <w:t xml:space="preserve">, sin modificar el cronograma </w:t>
      </w:r>
      <w:del w:id="82" w:author="LSSM" w:date="2026-09-10T12:00:00Z">
        <w:r>
          <w:rPr>
            <w:rFonts w:ascii="Liberation Serif" w:cs="Liberation Serif" w:eastAsia="Liberation Serif" w:hAnsi="Liberation Serif"/>
            <w:b w:val="false"/>
            <w:bCs w:val="false"/>
            <w:i w:val="false"/>
            <w:iCs w:val="false"/>
            <w:color w:val="1A1A1A"/>
            <w:sz w:val="22"/>
            <w:szCs w:val="22"/>
          </w:rPr>
          <w:delText xml:space="preserve">de éste</w:delText>
        </w:r>
      </w:del>
      <w:ins w:id="83" w:author="LSSM" w:date="2026-09-10T12:00:00Z">
        <w:r>
          <w:rPr>
            <w:rFonts w:ascii="Liberation Serif" w:cs="Liberation Serif" w:eastAsia="Liberation Serif" w:hAnsi="Liberation Serif"/>
            <w:b w:val="false"/>
            <w:bCs w:val="false"/>
            <w:i w:val="false"/>
            <w:iCs w:val="false"/>
            <w:color w:val="1A1A1A"/>
            <w:sz w:val="22"/>
            <w:szCs w:val="22"/>
          </w:rPr>
          <w:t xml:space="preserve">del Proyecto A</w:t>
        </w:r>
      </w:ins>
      <w:r>
        <w:rPr>
          <w:rFonts w:ascii="Liberation Serif" w:cs="Liberation Serif" w:eastAsia="Liberation Serif" w:hAnsi="Liberation Serif"/>
          <w:b w:val="false"/>
          <w:bCs w:val="false"/>
          <w:i w:val="false"/>
          <w:iCs w:val="false"/>
          <w:color w:val="1A1A1A"/>
          <w:sz w:val="22"/>
          <w:szCs w:val="22"/>
        </w:rPr>
        <w:t xml:space="preserve">, y el retraso de EL CLIENTE en sus aportaciones extiende el plazo día por día (Cláusula Décima Tercera). </w:t>
      </w:r>
      <w:r>
        <w:rPr>
          <w:rFonts w:ascii="Liberation Serif" w:cs="Liberation Serif" w:eastAsia="Liberation Serif" w:hAnsi="Liberation Serif"/>
          <w:b/>
          <w:bCs/>
          <w:i w:val="false"/>
          <w:iCs w:val="false"/>
          <w:color w:val="1A1A1A"/>
          <w:sz w:val="22"/>
          <w:szCs w:val="22"/>
        </w:rPr>
        <w:t xml:space="preserve">Contraprestación:</w:t>
      </w:r>
      <w:r>
        <w:rPr>
          <w:rFonts w:ascii="Liberation Serif" w:cs="Liberation Serif" w:eastAsia="Liberation Serif" w:hAnsi="Liberation Serif"/>
          <w:b w:val="false"/>
          <w:bCs w:val="false"/>
          <w:i w:val="false"/>
          <w:iCs w:val="false"/>
          <w:color w:val="1A1A1A"/>
          <w:sz w:val="22"/>
          <w:szCs w:val="22"/>
        </w:rPr>
        <w:t xml:space="preserve"> Cláusula Octava, Sección B. </w:t>
      </w:r>
      <w:r>
        <w:rPr>
          <w:rFonts w:ascii="Liberation Serif" w:cs="Liberation Serif" w:eastAsia="Liberation Serif" w:hAnsi="Liberation Serif"/>
          <w:b/>
          <w:bCs/>
          <w:i w:val="false"/>
          <w:iCs w:val="false"/>
          <w:color w:val="1A1A1A"/>
          <w:sz w:val="22"/>
          <w:szCs w:val="22"/>
        </w:rPr>
        <w:t xml:space="preserve">Mantenimiento:</w:t>
      </w:r>
      <w:r>
        <w:rPr>
          <w:rFonts w:ascii="Liberation Serif" w:cs="Liberation Serif" w:eastAsia="Liberation Serif" w:hAnsi="Liberation Serif"/>
          <w:b w:val="false"/>
          <w:bCs w:val="false"/>
          <w:i w:val="false"/>
          <w:iCs w:val="false"/>
          <w:color w:val="1A1A1A"/>
          <w:sz w:val="22"/>
          <w:szCs w:val="22"/>
        </w:rPr>
        <w:t xml:space="preserve"> el mantenimiento y soporte del BDS, una vez activado, queda comprendido </w:t>
      </w:r>
      <w:r>
        <w:rPr>
          <w:rFonts w:ascii="Liberation Serif" w:cs="Liberation Serif" w:eastAsia="Liberation Serif" w:hAnsi="Liberation Serif"/>
          <w:b/>
          <w:bCs/>
          <w:i w:val="false"/>
          <w:iCs w:val="false"/>
          <w:color w:val="1A1A1A"/>
          <w:sz w:val="22"/>
          <w:szCs w:val="22"/>
        </w:rPr>
        <w:t xml:space="preserve">sin costo adicional</w:t>
      </w:r>
      <w:commentRangeStart w:id="15"/>
      <w:ins w:id="84" w:author="LSSM" w:date="2026-09-10T12:00:00Z">
        <w:r>
          <w:rPr>
            <w:rFonts w:ascii="Liberation Serif" w:cs="Liberation Serif" w:eastAsia="Liberation Serif" w:hAnsi="Liberation Serif"/>
            <w:b w:val="false"/>
            <w:bCs w:val="false"/>
            <w:i w:val="false"/>
            <w:iCs w:val="false"/>
            <w:color w:val="1A1A1A"/>
            <w:sz w:val="22"/>
            <w:szCs w:val="22"/>
          </w:rPr>
          <w:t xml:space="preserve"> en la iguala mensual del Proyecto A (Cláusula Sexta) mientras ésta se encuentre vigente</w:t>
        </w:r>
      </w:ins>
      <w:r>
        <w:rPr>
          <w:rFonts w:ascii="Liberation Serif" w:cs="Liberation Serif" w:eastAsia="Liberation Serif" w:hAnsi="Liberation Serif"/>
          <w:b w:val="false"/>
          <w:bCs w:val="false"/>
          <w:i w:val="false"/>
          <w:iCs w:val="false"/>
          <w:color w:val="1A1A1A"/>
          <w:sz w:val="22"/>
          <w:szCs w:val="22"/>
        </w:rPr>
        <w:t xml:space="preserve">, e incluye, </w:t>
      </w:r>
      <w:del w:id="85" w:author="LSSM" w:date="2026-09-10T12:00:00Z">
        <w:r>
          <w:rPr>
            <w:rFonts w:ascii="Liberation Serif" w:cs="Liberation Serif" w:eastAsia="Liberation Serif" w:hAnsi="Liberation Serif"/>
            <w:b w:val="false"/>
            <w:bCs w:val="false"/>
            <w:i w:val="false"/>
            <w:iCs w:val="false"/>
            <w:color w:val="1A1A1A"/>
            <w:sz w:val="22"/>
            <w:szCs w:val="22"/>
          </w:rPr>
          <w:delText xml:space="preserve">sin limitar:</w:delText>
        </w:r>
      </w:del>
      <w:ins w:id="86" w:author="LSSM" w:date="2026-09-10T12:00:00Z">
        <w:r>
          <w:rPr>
            <w:rFonts w:ascii="Liberation Serif" w:cs="Liberation Serif" w:eastAsia="Liberation Serif" w:hAnsi="Liberation Serif"/>
            <w:b w:val="false"/>
            <w:bCs w:val="false"/>
            <w:i w:val="false"/>
            <w:iCs w:val="false"/>
            <w:color w:val="1A1A1A"/>
            <w:sz w:val="22"/>
            <w:szCs w:val="22"/>
          </w:rPr>
          <w:t xml:space="preserve">de manera enunciativa, la</w:t>
        </w:r>
      </w:ins>
      <w:commentRangeEnd w:id="15"/>
      <w:r>
        <w:commentReference w:id="15"/>
      </w:r>
      <w:r>
        <w:rPr>
          <w:rFonts w:ascii="Liberation Serif" w:cs="Liberation Serif" w:eastAsia="Liberation Serif" w:hAnsi="Liberation Serif"/>
          <w:b w:val="false"/>
          <w:bCs w:val="false"/>
          <w:i w:val="false"/>
          <w:iCs w:val="false"/>
          <w:color w:val="1A1A1A"/>
          <w:sz w:val="22"/>
          <w:szCs w:val="22"/>
        </w:rPr>
        <w:t xml:space="preserve"> actualización de plantillas de mensajería ante cambios de política de la plataforma, </w:t>
      </w:r>
      <w:ins w:id="87" w:author="LSSM" w:date="2026-09-10T12:00:00Z">
        <w:r>
          <w:rPr>
            <w:rFonts w:ascii="Liberation Serif" w:cs="Liberation Serif" w:eastAsia="Liberation Serif" w:hAnsi="Liberation Serif"/>
            <w:b w:val="false"/>
            <w:bCs w:val="false"/>
            <w:i w:val="false"/>
            <w:iCs w:val="false"/>
            <w:color w:val="1A1A1A"/>
            <w:sz w:val="22"/>
            <w:szCs w:val="22"/>
          </w:rPr>
          <w:t xml:space="preserve">la </w:t>
        </w:r>
      </w:ins>
      <w:r>
        <w:rPr>
          <w:rFonts w:ascii="Liberation Serif" w:cs="Liberation Serif" w:eastAsia="Liberation Serif" w:hAnsi="Liberation Serif"/>
          <w:b w:val="false"/>
          <w:bCs w:val="false"/>
          <w:i w:val="false"/>
          <w:iCs w:val="false"/>
          <w:color w:val="1A1A1A"/>
          <w:sz w:val="22"/>
          <w:szCs w:val="22"/>
        </w:rPr>
        <w:t xml:space="preserve">corrección de fallas de integración</w:t>
      </w:r>
      <w:del w:id="88" w:author="LSSM" w:date="2026-09-10T12:00:00Z">
        <w:r>
          <w:rPr>
            <w:rFonts w:ascii="Liberation Serif" w:cs="Liberation Serif" w:eastAsia="Liberation Serif" w:hAnsi="Liberation Serif"/>
            <w:b w:val="false"/>
            <w:bCs w:val="false"/>
            <w:i w:val="false"/>
            <w:iCs w:val="false"/>
            <w:color w:val="1A1A1A"/>
            <w:sz w:val="22"/>
            <w:szCs w:val="22"/>
          </w:rPr>
          <w:delText xml:space="preserve">, y</w:delText>
        </w:r>
      </w:del>
      <w:ins w:id="89" w:author="LSSM" w:date="2026-09-10T12:00:00Z">
        <w:r>
          <w:rPr>
            <w:rFonts w:ascii="Liberation Serif" w:cs="Liberation Serif" w:eastAsia="Liberation Serif" w:hAnsi="Liberation Serif"/>
            <w:b w:val="false"/>
            <w:bCs w:val="false"/>
            <w:i w:val="false"/>
            <w:iCs w:val="false"/>
            <w:color w:val="1A1A1A"/>
            <w:sz w:val="22"/>
            <w:szCs w:val="22"/>
          </w:rPr>
          <w:t xml:space="preserve"> y los</w:t>
        </w:r>
      </w:ins>
      <w:r>
        <w:rPr>
          <w:rFonts w:ascii="Liberation Serif" w:cs="Liberation Serif" w:eastAsia="Liberation Serif" w:hAnsi="Liberation Serif"/>
          <w:b w:val="false"/>
          <w:bCs w:val="false"/>
          <w:i w:val="false"/>
          <w:iCs w:val="false"/>
          <w:color w:val="1A1A1A"/>
          <w:sz w:val="22"/>
          <w:szCs w:val="22"/>
        </w:rPr>
        <w:t xml:space="preserve"> ajustes menores de enrutamiento y escalación. </w:t>
      </w:r>
      <w:del w:id="90" w:author="LSSM" w:date="2026-09-10T12:00:00Z">
        <w:r>
          <w:rPr>
            <w:rFonts w:ascii="Liberation Serif" w:cs="Liberation Serif" w:eastAsia="Liberation Serif" w:hAnsi="Liberation Serif"/>
            <w:b w:val="false"/>
            <w:bCs w:val="false"/>
            <w:i w:val="false"/>
            <w:iCs w:val="false"/>
            <w:color w:val="1A1A1A"/>
            <w:sz w:val="22"/>
            <w:szCs w:val="22"/>
          </w:rPr>
          <w:delText xml:space="preserve">Quedan fuera de "mantenimiento" el</w:delText>
        </w:r>
      </w:del>
      <w:ins w:id="91" w:author="LSSM" w:date="2026-09-10T12:00:00Z">
        <w:r>
          <w:rPr>
            <w:rFonts w:ascii="Liberation Serif" w:cs="Liberation Serif" w:eastAsia="Liberation Serif" w:hAnsi="Liberation Serif"/>
            <w:b w:val="false"/>
            <w:bCs w:val="false"/>
            <w:i w:val="false"/>
            <w:iCs w:val="false"/>
            <w:color w:val="1A1A1A"/>
            <w:sz w:val="22"/>
            <w:szCs w:val="22"/>
          </w:rPr>
          <w:t xml:space="preserve">El</w:t>
        </w:r>
      </w:ins>
      <w:r>
        <w:rPr>
          <w:rFonts w:ascii="Liberation Serif" w:cs="Liberation Serif" w:eastAsia="Liberation Serif" w:hAnsi="Liberation Serif"/>
          <w:b w:val="false"/>
          <w:bCs w:val="false"/>
          <w:i w:val="false"/>
          <w:iCs w:val="false"/>
          <w:color w:val="1A1A1A"/>
          <w:sz w:val="22"/>
          <w:szCs w:val="22"/>
        </w:rPr>
        <w:t xml:space="preserve"> desarrollo de nuevas funcionalidades no contempladas en el Addendum del BDS</w:t>
      </w:r>
      <w:del w:id="92" w:author="LSSM" w:date="2026-09-10T12:00:00Z">
        <w:r>
          <w:rPr>
            <w:rFonts w:ascii="Liberation Serif" w:cs="Liberation Serif" w:eastAsia="Liberation Serif" w:hAnsi="Liberation Serif"/>
            <w:b w:val="false"/>
            <w:bCs w:val="false"/>
            <w:i w:val="false"/>
            <w:iCs w:val="false"/>
            <w:color w:val="1A1A1A"/>
            <w:sz w:val="22"/>
            <w:szCs w:val="22"/>
          </w:rPr>
          <w:delText xml:space="preserve">, mismas que se tramitarán como control de cambios o servicio adicional cotizado por separado</w:delText>
        </w:r>
      </w:del>
      <w:ins w:id="93" w:author="LSSM" w:date="2026-09-10T12:00:00Z">
        <w:r>
          <w:rPr>
            <w:rFonts w:ascii="Liberation Serif" w:cs="Liberation Serif" w:eastAsia="Liberation Serif" w:hAnsi="Liberation Serif"/>
            <w:b w:val="false"/>
            <w:bCs w:val="false"/>
            <w:i w:val="false"/>
            <w:iCs w:val="false"/>
            <w:color w:val="1A1A1A"/>
            <w:sz w:val="22"/>
            <w:szCs w:val="22"/>
          </w:rPr>
          <w:t xml:space="preserve"> constituye un Desarrollo Mayor y se tramita conforme a la Cláusula Décima</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QUINTA. Alcance del Proyecto C — Academia Sports World.</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Sistema formal de capacitación y práctica para el equipo comercial.</w:t>
      </w:r>
      <w:r>
        <w:rPr>
          <w:rFonts w:ascii="Liberation Serif" w:cs="Liberation Serif" w:eastAsia="Liberation Serif" w:hAnsi="Liberation Serif"/>
          <w:b w:val="false"/>
          <w:bCs w:val="false"/>
          <w:i w:val="false"/>
          <w:iCs w:val="false"/>
          <w:color w:val="1A1A1A"/>
          <w:sz w:val="22"/>
          <w:szCs w:val="22"/>
        </w:rPr>
        <w:t xml:space="preserve"> EL PRESTADOR desarrolla e implementa para EL CLIENTE un sistema de capacitación y práctica (la </w:t>
      </w:r>
      <w:r>
        <w:rPr>
          <w:rFonts w:ascii="Liberation Serif" w:cs="Liberation Serif" w:eastAsia="Liberation Serif" w:hAnsi="Liberation Serif"/>
          <w:b/>
          <w:bCs/>
          <w:i w:val="false"/>
          <w:iCs w:val="false"/>
          <w:color w:val="1A1A1A"/>
          <w:sz w:val="22"/>
          <w:szCs w:val="22"/>
        </w:rPr>
        <w:t xml:space="preserve">“Academia”</w:t>
      </w:r>
      <w:r>
        <w:rPr>
          <w:rFonts w:ascii="Liberation Serif" w:cs="Liberation Serif" w:eastAsia="Liberation Serif" w:hAnsi="Liberation Serif"/>
          <w:b w:val="false"/>
          <w:bCs w:val="false"/>
          <w:i w:val="false"/>
          <w:iCs w:val="false"/>
          <w:color w:val="1A1A1A"/>
          <w:sz w:val="22"/>
          <w:szCs w:val="22"/>
        </w:rPr>
        <w:t xml:space="preserve">) para los 200 (doscientos) asesores comerciales de EL CLIENTE, en dos fases, con los siguientes </w:t>
      </w:r>
      <w:r>
        <w:rPr>
          <w:rFonts w:ascii="Liberation Serif" w:cs="Liberation Serif" w:eastAsia="Liberation Serif" w:hAnsi="Liberation Serif"/>
          <w:b/>
          <w:bCs/>
          <w:i w:val="false"/>
          <w:iCs w:val="false"/>
          <w:color w:val="1A1A1A"/>
          <w:sz w:val="22"/>
          <w:szCs w:val="22"/>
        </w:rPr>
        <w:t xml:space="preserve">entregables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el mapeo de la taxonomía maestra del cliente —la ya utilizada en el cuestionario del Proyecto A— a los siete componentes del programa, </w:t>
      </w:r>
      <w:del w:id="94" w:author="LSSM" w:date="2026-09-10T12:00:00Z">
        <w:r>
          <w:rPr>
            <w:rFonts w:ascii="Liberation Serif" w:cs="Liberation Serif" w:eastAsia="Liberation Serif" w:hAnsi="Liberation Serif"/>
            <w:b w:val="false"/>
            <w:bCs w:val="false"/>
            <w:i w:val="false"/>
            <w:iCs w:val="false"/>
            <w:color w:val="1A1A1A"/>
            <w:sz w:val="22"/>
            <w:szCs w:val="22"/>
          </w:rPr>
          <w:delText xml:space="preserve">el cual deberá ser validado por escrito por EL CLIENTE dentro de un plazo máximo de [●]</w:delText>
        </w:r>
      </w:del>
      <w:commentRangeStart w:id="17"/>
      <w:ins w:id="95" w:author="LSSM" w:date="2026-09-10T12:00:00Z">
        <w:r>
          <w:rPr>
            <w:rFonts w:ascii="Liberation Serif" w:cs="Liberation Serif" w:eastAsia="Liberation Serif" w:hAnsi="Liberation Serif"/>
            <w:b w:val="false"/>
            <w:bCs w:val="false"/>
            <w:i w:val="false"/>
            <w:iCs w:val="false"/>
            <w:color w:val="1A1A1A"/>
            <w:sz w:val="22"/>
            <w:szCs w:val="22"/>
          </w:rPr>
          <w:t xml:space="preserve">que EL CLIENTE validará por escrito dentro de los 6 (seis)</w:t>
        </w:r>
      </w:ins>
      <w:r>
        <w:rPr>
          <w:rFonts w:ascii="Liberation Serif" w:cs="Liberation Serif" w:eastAsia="Liberation Serif" w:hAnsi="Liberation Serif"/>
          <w:b w:val="false"/>
          <w:bCs w:val="false"/>
          <w:i w:val="false"/>
          <w:iCs w:val="false"/>
          <w:color w:val="1A1A1A"/>
          <w:sz w:val="22"/>
          <w:szCs w:val="22"/>
        </w:rPr>
        <w:t xml:space="preserve"> días hábiles siguientes a su presentación</w:t>
      </w:r>
      <w:commentRangeEnd w:id="17"/>
      <w:r>
        <w:commentReference w:id="17"/>
      </w:r>
      <w:del w:id="96" w:author="LSSM" w:date="2026-09-10T12:00:00Z">
        <w:r>
          <w:rPr>
            <w:rFonts w:ascii="Liberation Serif" w:cs="Liberation Serif" w:eastAsia="Liberation Serif" w:hAnsi="Liberation Serif"/>
            <w:b w:val="false"/>
            <w:bCs w:val="false"/>
            <w:i w:val="false"/>
            <w:iCs w:val="false"/>
            <w:color w:val="1A1A1A"/>
            <w:sz w:val="22"/>
            <w:szCs w:val="22"/>
          </w:rPr>
          <w:delText xml:space="preserve">; transcurrido dicho</w:delText>
        </w:r>
      </w:del>
      <w:ins w:id="97" w:author="LSSM" w:date="2026-09-10T12:00:00Z">
        <w:r>
          <w:rPr>
            <w:rFonts w:ascii="Liberation Serif" w:cs="Liberation Serif" w:eastAsia="Liberation Serif" w:hAnsi="Liberation Serif"/>
            <w:b w:val="false"/>
            <w:bCs w:val="false"/>
            <w:i w:val="false"/>
            <w:iCs w:val="false"/>
            <w:color w:val="1A1A1A"/>
            <w:sz w:val="22"/>
            <w:szCs w:val="22"/>
          </w:rPr>
          <w:t xml:space="preserve"> —la misma ventana de revisión de la Cláusula Décima—; transcurrido ese</w:t>
        </w:r>
      </w:ins>
      <w:r>
        <w:rPr>
          <w:rFonts w:ascii="Liberation Serif" w:cs="Liberation Serif" w:eastAsia="Liberation Serif" w:hAnsi="Liberation Serif"/>
          <w:b w:val="false"/>
          <w:bCs w:val="false"/>
          <w:i w:val="false"/>
          <w:iCs w:val="false"/>
          <w:color w:val="1A1A1A"/>
          <w:sz w:val="22"/>
          <w:szCs w:val="22"/>
        </w:rPr>
        <w:t xml:space="preserve"> plazo sin manifestación expresa </w:t>
      </w:r>
      <w:del w:id="98" w:author="LSSM" w:date="2026-09-10T12:00:00Z">
        <w:r>
          <w:rPr>
            <w:rFonts w:ascii="Liberation Serif" w:cs="Liberation Serif" w:eastAsia="Liberation Serif" w:hAnsi="Liberation Serif"/>
            <w:b w:val="false"/>
            <w:bCs w:val="false"/>
            <w:i w:val="false"/>
            <w:iCs w:val="false"/>
            <w:color w:val="1A1A1A"/>
            <w:sz w:val="22"/>
            <w:szCs w:val="22"/>
          </w:rPr>
          <w:delText xml:space="preserve">de EL CLIENTE, EL PRESTADOR podrá requerir por escrito dicha validación, y solo entonces, de persistir el silencio por diez días adicionales, se entenderá tácitamente aprobado para efectos de continuar el desarrollo</w:delText>
        </w:r>
      </w:del>
      <w:ins w:id="99" w:author="LSSM" w:date="2026-09-10T12:00:00Z">
        <w:r>
          <w:rPr>
            <w:rFonts w:ascii="Liberation Serif" w:cs="Liberation Serif" w:eastAsia="Liberation Serif" w:hAnsi="Liberation Serif"/>
            <w:b w:val="false"/>
            <w:bCs w:val="false"/>
            <w:i w:val="false"/>
            <w:iCs w:val="false"/>
            <w:color w:val="1A1A1A"/>
            <w:sz w:val="22"/>
            <w:szCs w:val="22"/>
          </w:rPr>
          <w:t xml:space="preserve">por escrito, </w:t>
        </w:r>
      </w:ins>
      <w:commentRangeStart w:id="19"/>
      <w:ins w:id="100" w:author="LSSM" w:date="2026-09-10T12:00:00Z">
        <w:r>
          <w:rPr>
            <w:rFonts w:ascii="Liberation Serif" w:cs="Liberation Serif" w:eastAsia="Liberation Serif" w:hAnsi="Liberation Serif"/>
            <w:b/>
            <w:bCs/>
            <w:i w:val="false"/>
            <w:iCs w:val="false"/>
            <w:color w:val="1A1A1A"/>
            <w:sz w:val="22"/>
            <w:szCs w:val="22"/>
          </w:rPr>
          <w:t xml:space="preserve">el mapeo se entenderá aprobado</w:t>
        </w:r>
      </w:ins>
      <w:ins w:id="101" w:author="LSSM" w:date="2026-09-10T12:00:00Z">
        <w:r>
          <w:rPr>
            <w:rFonts w:ascii="Liberation Serif" w:cs="Liberation Serif" w:eastAsia="Liberation Serif" w:hAnsi="Liberation Serif"/>
            <w:b w:val="false"/>
            <w:bCs w:val="false"/>
            <w:i w:val="false"/>
            <w:iCs w:val="false"/>
            <w:color w:val="1A1A1A"/>
            <w:sz w:val="22"/>
            <w:szCs w:val="22"/>
          </w:rPr>
          <w:t xml:space="preserve"> conforme a la aceptación tácita de la Cláusula Décima, para todos los efectos de este Contrato</w:t>
        </w:r>
      </w:ins>
      <w:commentRangeEnd w:id="19"/>
      <w:r>
        <w:commentReference w:id="19"/>
      </w:r>
      <w:r>
        <w:rPr>
          <w:rFonts w:ascii="Liberation Serif" w:cs="Liberation Serif" w:eastAsia="Liberation Serif" w:hAnsi="Liberation Serif"/>
          <w:b w:val="false"/>
          <w:bCs w:val="false"/>
          <w:i w:val="false"/>
          <w:iCs w:val="false"/>
          <w:color w:val="1A1A1A"/>
          <w:sz w:val="22"/>
          <w:szCs w:val="22"/>
        </w:rPr>
        <w:t xml:space="preserve">, sin perjuicio del derecho de EL CLIENTE a solicitar ajustes posteriores conforme al régimen de control de cambios</w:t>
      </w:r>
      <w:ins w:id="102" w:author="LSSM" w:date="2026-09-10T12:00:00Z">
        <w:r>
          <w:rPr>
            <w:rFonts w:ascii="Liberation Serif" w:cs="Liberation Serif" w:eastAsia="Liberation Serif" w:hAnsi="Liberation Serif"/>
            <w:b w:val="false"/>
            <w:bCs w:val="false"/>
            <w:i w:val="false"/>
            <w:iCs w:val="false"/>
            <w:color w:val="1A1A1A"/>
            <w:sz w:val="22"/>
            <w:szCs w:val="22"/>
          </w:rPr>
          <w:t xml:space="preserve"> de la Cláusula Décima</w:t>
        </w:r>
      </w:ins>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plataforma de módulos interactivos</w:t>
      </w:r>
      <w:r>
        <w:rPr>
          <w:rFonts w:ascii="Liberation Serif" w:cs="Liberation Serif" w:eastAsia="Liberation Serif" w:hAnsi="Liberation Serif"/>
          <w:b w:val="false"/>
          <w:bCs w:val="false"/>
          <w:i w:val="false"/>
          <w:iCs w:val="false"/>
          <w:color w:val="1A1A1A"/>
          <w:sz w:val="22"/>
          <w:szCs w:val="22"/>
        </w:rPr>
        <w:t xml:space="preserve"> (Fase 1), con lecciones organizadas en cuatro niveles y progresión por acreditación obligatoria;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segmentación de contenido por tipo de club</w:t>
      </w:r>
      <w:r>
        <w:rPr>
          <w:rFonts w:ascii="Liberation Serif" w:cs="Liberation Serif" w:eastAsia="Liberation Serif" w:hAnsi="Liberation Serif"/>
          <w:b w:val="false"/>
          <w:bCs w:val="false"/>
          <w:i w:val="false"/>
          <w:iCs w:val="false"/>
          <w:color w:val="1A1A1A"/>
          <w:sz w:val="22"/>
          <w:szCs w:val="22"/>
        </w:rPr>
        <w:t xml:space="preserve"> (capa base común más capa de adaptación por segmento);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agente conversacional de inteligencia artificial por voz</w:t>
      </w:r>
      <w:r>
        <w:rPr>
          <w:rFonts w:ascii="Liberation Serif" w:cs="Liberation Serif" w:eastAsia="Liberation Serif" w:hAnsi="Liberation Serif"/>
          <w:b w:val="false"/>
          <w:bCs w:val="false"/>
          <w:i w:val="false"/>
          <w:iCs w:val="false"/>
          <w:color w:val="1A1A1A"/>
          <w:sz w:val="22"/>
          <w:szCs w:val="22"/>
        </w:rPr>
        <w:t xml:space="preserve"> (Fase 2) para la práctica de la conversación de venta mediante simulación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con selección adaptativa de escenarios, evaluación de desempeño por sesión y calendario de repasos posteriores a la certificación; </w:t>
      </w: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dashboard de </w:t>
      </w:r>
      <w:r>
        <w:rPr>
          <w:rFonts w:ascii="Liberation Serif" w:cs="Liberation Serif" w:eastAsia="Liberation Serif" w:hAnsi="Liberation Serif"/>
          <w:b/>
          <w:bCs/>
          <w:i/>
          <w:iCs/>
          <w:color w:val="1A1A1A"/>
          <w:sz w:val="22"/>
          <w:szCs w:val="22"/>
        </w:rPr>
        <w:t xml:space="preserve">readiness</w:t>
      </w:r>
      <w:r>
        <w:rPr>
          <w:rFonts w:ascii="Liberation Serif" w:cs="Liberation Serif" w:eastAsia="Liberation Serif" w:hAnsi="Liberation Serif"/>
          <w:b w:val="false"/>
          <w:bCs w:val="false"/>
          <w:i w:val="false"/>
          <w:iCs w:val="false"/>
          <w:color w:val="1A1A1A"/>
          <w:sz w:val="22"/>
          <w:szCs w:val="22"/>
        </w:rPr>
        <w:t xml:space="preserve"> agregado por asesor, club, ciudad y a nivel nacional; y </w:t>
      </w: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calibración de la línea base</w:t>
      </w:r>
      <w:r>
        <w:rPr>
          <w:rFonts w:ascii="Liberation Serif" w:cs="Liberation Serif" w:eastAsia="Liberation Serif" w:hAnsi="Liberation Serif"/>
          <w:b w:val="false"/>
          <w:bCs w:val="false"/>
          <w:i w:val="false"/>
          <w:iCs w:val="false"/>
          <w:color w:val="1A1A1A"/>
          <w:sz w:val="22"/>
          <w:szCs w:val="22"/>
        </w:rPr>
        <w:t xml:space="preserve"> con las métricas reales del CRM de EL CLIENTE, previa al compromiso de KPIs del programa. </w:t>
      </w:r>
      <w:r>
        <w:rPr>
          <w:rFonts w:ascii="Liberation Serif" w:cs="Liberation Serif" w:eastAsia="Liberation Serif" w:hAnsi="Liberation Serif"/>
          <w:b/>
          <w:bCs/>
          <w:i w:val="false"/>
          <w:iCs w:val="false"/>
          <w:color w:val="1A1A1A"/>
          <w:sz w:val="22"/>
          <w:szCs w:val="22"/>
        </w:rPr>
        <w:t xml:space="preserve">Aportaciones a cargo de EL CLIENTE para este Proyecto:</w:t>
      </w:r>
      <w:r>
        <w:rPr>
          <w:rFonts w:ascii="Liberation Serif" w:cs="Liberation Serif" w:eastAsia="Liberation Serif" w:hAnsi="Liberation Serif"/>
          <w:b w:val="false"/>
          <w:bCs w:val="false"/>
          <w:i w:val="false"/>
          <w:iCs w:val="false"/>
          <w:color w:val="1A1A1A"/>
          <w:sz w:val="22"/>
          <w:szCs w:val="22"/>
        </w:rPr>
        <w:t xml:space="preserve"> la validación del mapeo de la taxonomía y de la segmentación por club antes de la producción de contenido; el mínimo aprobatorio de acreditación por módulo; el acceso a las métricas del CRM por asesor; la colaboración de su equipo de marketing para el módulo de inteligencia competitiva por club; el </w:t>
      </w:r>
      <w:r>
        <w:rPr>
          <w:rFonts w:ascii="Liberation Serif" w:cs="Liberation Serif" w:eastAsia="Liberation Serif" w:hAnsi="Liberation Serif"/>
          <w:b/>
          <w:bCs/>
          <w:i w:val="false"/>
          <w:iCs w:val="false"/>
          <w:color w:val="1A1A1A"/>
          <w:sz w:val="22"/>
          <w:szCs w:val="22"/>
        </w:rPr>
        <w:t xml:space="preserve">servidor propio</w:t>
      </w:r>
      <w:r>
        <w:rPr>
          <w:rFonts w:ascii="Liberation Serif" w:cs="Liberation Serif" w:eastAsia="Liberation Serif" w:hAnsi="Liberation Serif"/>
          <w:b w:val="false"/>
          <w:bCs w:val="false"/>
          <w:i w:val="false"/>
          <w:iCs w:val="false"/>
          <w:color w:val="1A1A1A"/>
          <w:sz w:val="22"/>
          <w:szCs w:val="22"/>
        </w:rPr>
        <w:t xml:space="preserve"> donde opera la plataforma de la Academia; y la gestión, en paralelo, de los habilitadores operativos identificados en campo — todo conforme al detalle del </w:t>
      </w:r>
      <w:r>
        <w:rPr>
          <w:rFonts w:ascii="Liberation Serif" w:cs="Liberation Serif" w:eastAsia="Liberation Serif" w:hAnsi="Liberation Serif"/>
          <w:b/>
          <w:bCs/>
          <w:i w:val="false"/>
          <w:iCs w:val="false"/>
          <w:color w:val="1A1A1A"/>
          <w:sz w:val="22"/>
          <w:szCs w:val="22"/>
        </w:rPr>
        <w:t xml:space="preserve">Addendum de la Academia</w:t>
      </w:r>
      <w:r>
        <w:rPr>
          <w:rFonts w:ascii="Liberation Serif" w:cs="Liberation Serif" w:eastAsia="Liberation Serif" w:hAnsi="Liberation Serif"/>
          <w:b w:val="false"/>
          <w:bCs w:val="false"/>
          <w:i w:val="false"/>
          <w:iCs w:val="false"/>
          <w:color w:val="1A1A1A"/>
          <w:sz w:val="22"/>
          <w:szCs w:val="22"/>
        </w:rPr>
        <w:t xml:space="preserve">, documento que desarrolla —sin modificar— el alcance aquí pactado. </w:t>
      </w:r>
      <w:r>
        <w:rPr>
          <w:rFonts w:ascii="Liberation Serif" w:cs="Liberation Serif" w:eastAsia="Liberation Serif" w:hAnsi="Liberation Serif"/>
          <w:b/>
          <w:bCs/>
          <w:i w:val="false"/>
          <w:iCs w:val="false"/>
          <w:color w:val="1A1A1A"/>
          <w:sz w:val="22"/>
          <w:szCs w:val="22"/>
        </w:rPr>
        <w:t xml:space="preserve">Plazo de desarrollo y entrega: 10 (diez) semanas</w:t>
      </w:r>
      <w:r>
        <w:rPr>
          <w:rFonts w:ascii="Liberation Serif" w:cs="Liberation Serif" w:eastAsia="Liberation Serif" w:hAnsi="Liberation Serif"/>
          <w:b w:val="false"/>
          <w:bCs w:val="false"/>
          <w:i w:val="false"/>
          <w:iCs w:val="false"/>
          <w:color w:val="1A1A1A"/>
          <w:sz w:val="22"/>
          <w:szCs w:val="22"/>
        </w:rPr>
        <w:t xml:space="preserve">, contadas a partir de la suscripción del Addendum de la Academia y del cierre de la validación de la taxonomía maestra y del listado de requerimientos; el retraso de EL CLIENTE en sus aportaciones extiende el plazo día por día (Cláusula Décima Tercera). La fase de práctica por voz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presupone el motor conversacional de “BES” del Proyecto A operativo</w:t>
      </w:r>
      <w:r>
        <w:rPr>
          <w:rFonts w:ascii="Liberation Serif" w:cs="Liberation Serif" w:eastAsia="Liberation Serif" w:hAnsi="Liberation Serif"/>
          <w:b w:val="false"/>
          <w:bCs w:val="false"/>
          <w:i w:val="false"/>
          <w:iCs w:val="false"/>
          <w:color w:val="1A1A1A"/>
          <w:sz w:val="22"/>
          <w:szCs w:val="22"/>
        </w:rPr>
        <w:t xml:space="preserve">; si este Addendum se suscribe antes de esa disponibilidad, la fase de módulos avanza sin restricción y el plazo de desarrollo de la fase de práctica se contará a partir de que el motor esté disponible, sin responsabilidad para EL PRESTADOR.</w:t>
      </w:r>
      <w:ins w:id="103" w:author="LSSM" w:date="2026-09-10T12:00:00Z">
        <w:r>
          <w:rPr>
            <w:rFonts w:ascii="Liberation Serif" w:cs="Liberation Serif" w:eastAsia="Liberation Serif" w:hAnsi="Liberation Serif"/>
            <w:b w:val="false"/>
            <w:bCs w:val="false"/>
            <w:i w:val="false"/>
            <w:iCs w:val="false"/>
            <w:color w:val="1A1A1A"/>
            <w:sz w:val="22"/>
            <w:szCs w:val="22"/>
          </w:rPr>
          <w:t xml:space="preserve"> </w:t>
        </w:r>
      </w:ins>
      <w:commentRangeStart w:id="18"/>
      <w:ins w:id="104" w:author="LSSM" w:date="2026-09-10T12:00:00Z">
        <w:r>
          <w:rPr>
            <w:rFonts w:ascii="Liberation Serif" w:cs="Liberation Serif" w:eastAsia="Liberation Serif" w:hAnsi="Liberation Serif"/>
            <w:b/>
            <w:bCs/>
            <w:i w:val="false"/>
            <w:iCs w:val="false"/>
            <w:color w:val="1A1A1A"/>
            <w:sz w:val="22"/>
            <w:szCs w:val="22"/>
          </w:rPr>
          <w:t xml:space="preserve">Contraprestación:</w:t>
        </w:r>
      </w:ins>
      <w:ins w:id="105" w:author="LSSM" w:date="2026-09-10T12:00:00Z">
        <w:r>
          <w:rPr>
            <w:rFonts w:ascii="Liberation Serif" w:cs="Liberation Serif" w:eastAsia="Liberation Serif" w:hAnsi="Liberation Serif"/>
            <w:b w:val="false"/>
            <w:bCs w:val="false"/>
            <w:i w:val="false"/>
            <w:iCs w:val="false"/>
            <w:color w:val="1A1A1A"/>
            <w:sz w:val="22"/>
            <w:szCs w:val="22"/>
          </w:rPr>
          <w:t xml:space="preserve"> Cláusula Octava, Sección C. </w:t>
        </w:r>
      </w:ins>
      <w:ins w:id="106" w:author="LSSM" w:date="2026-09-10T12:00:00Z">
        <w:r>
          <w:rPr>
            <w:rFonts w:ascii="Liberation Serif" w:cs="Liberation Serif" w:eastAsia="Liberation Serif" w:hAnsi="Liberation Serif"/>
            <w:b/>
            <w:bCs/>
            <w:i w:val="false"/>
            <w:iCs w:val="false"/>
            <w:color w:val="1A1A1A"/>
            <w:sz w:val="22"/>
            <w:szCs w:val="22"/>
          </w:rPr>
          <w:t xml:space="preserve">Mantenimiento (opcional):</w:t>
        </w:r>
      </w:ins>
      <w:commentRangeEnd w:id="18"/>
      <w:r>
        <w:commentReference w:id="18"/>
      </w:r>
      <w:ins w:id="107" w:author="LSSM" w:date="2026-09-10T12:00:00Z">
        <w:r>
          <w:rPr>
            <w:rFonts w:ascii="Liberation Serif" w:cs="Liberation Serif" w:eastAsia="Liberation Serif" w:hAnsi="Liberation Serif"/>
            <w:b w:val="false"/>
            <w:bCs w:val="false"/>
            <w:i w:val="false"/>
            <w:iCs w:val="false"/>
            <w:color w:val="1A1A1A"/>
            <w:sz w:val="22"/>
            <w:szCs w:val="22"/>
          </w:rPr>
          <w:t xml:space="preserve"> al suscribir el Addendum de la Academia, EL CLIENTE decide si contrata o no la </w:t>
        </w:r>
      </w:ins>
      <w:ins w:id="108" w:author="LSSM" w:date="2026-09-10T12:00:00Z">
        <w:r>
          <w:rPr>
            <w:rFonts w:ascii="Liberation Serif" w:cs="Liberation Serif" w:eastAsia="Liberation Serif" w:hAnsi="Liberation Serif"/>
            <w:b/>
            <w:bCs/>
            <w:i w:val="false"/>
            <w:iCs w:val="false"/>
            <w:color w:val="1A1A1A"/>
            <w:sz w:val="22"/>
            <w:szCs w:val="22"/>
          </w:rPr>
          <w:t xml:space="preserve">iguala mensual de mantenimiento de la Academia</w:t>
        </w:r>
      </w:ins>
      <w:ins w:id="109" w:author="LSSM" w:date="2026-09-10T12:00:00Z">
        <w:r>
          <w:rPr>
            <w:rFonts w:ascii="Liberation Serif" w:cs="Liberation Serif" w:eastAsia="Liberation Serif" w:hAnsi="Liberation Serif"/>
            <w:b w:val="false"/>
            <w:bCs w:val="false"/>
            <w:i w:val="false"/>
            <w:iCs w:val="false"/>
            <w:color w:val="1A1A1A"/>
            <w:sz w:val="22"/>
            <w:szCs w:val="22"/>
          </w:rPr>
          <w:t xml:space="preserve"> de las Cláusulas Sexta y Octava, Sección C.</w:t>
        </w:r>
      </w:ins>
    </w:p>
    <w:p>
      <w:pPr>
        <w:spacing w:after="140" w:line="264"/>
        <w:jc w:val="both"/>
      </w:pPr>
      <w:r>
        <w:rPr>
          <w:rFonts w:ascii="Liberation Serif" w:cs="Liberation Serif" w:eastAsia="Liberation Serif" w:hAnsi="Liberation Serif"/>
          <w:b/>
          <w:bCs/>
          <w:i w:val="false"/>
          <w:iCs w:val="false"/>
          <w:color w:val="1A1A1A"/>
          <w:sz w:val="22"/>
          <w:szCs w:val="22"/>
        </w:rPr>
        <w:t xml:space="preserve">SEXTA. Servicios recurrentes (igualas).</w:t>
      </w:r>
    </w:p>
    <w:p>
      <w:pPr>
        <w:spacing w:after="140" w:line="264"/>
        <w:jc w:val="both"/>
      </w:pPr>
      <w:r>
        <w:rPr>
          <w:rFonts w:ascii="Liberation Serif" w:cs="Liberation Serif" w:eastAsia="Liberation Serif" w:hAnsi="Liberation Serif"/>
          <w:b/>
          <w:bCs/>
          <w:i w:val="false"/>
          <w:iCs w:val="false"/>
          <w:color w:val="1A1A1A"/>
          <w:sz w:val="22"/>
          <w:szCs w:val="22"/>
        </w:rPr>
        <w:t xml:space="preserve">I. Iguala del Proyecto A — mantenimiento y soporte técnico.</w:t>
      </w:r>
      <w:r>
        <w:rPr>
          <w:rFonts w:ascii="Liberation Serif" w:cs="Liberation Serif" w:eastAsia="Liberation Serif" w:hAnsi="Liberation Serif"/>
          <w:b w:val="false"/>
          <w:bCs w:val="false"/>
          <w:i w:val="false"/>
          <w:iCs w:val="false"/>
          <w:color w:val="1A1A1A"/>
          <w:sz w:val="22"/>
          <w:szCs w:val="22"/>
        </w:rPr>
        <w:t xml:space="preserve"> Los servicios recurrentes del Proyecto A se prestan mediante una </w:t>
      </w:r>
      <w:r>
        <w:rPr>
          <w:rFonts w:ascii="Liberation Serif" w:cs="Liberation Serif" w:eastAsia="Liberation Serif" w:hAnsi="Liberation Serif"/>
          <w:b/>
          <w:bCs/>
          <w:i w:val="false"/>
          <w:iCs w:val="false"/>
          <w:color w:val="1A1A1A"/>
          <w:sz w:val="22"/>
          <w:szCs w:val="22"/>
        </w:rPr>
        <w:t xml:space="preserve">iguala mensual</w:t>
      </w:r>
      <w:r>
        <w:rPr>
          <w:rFonts w:ascii="Liberation Serif" w:cs="Liberation Serif" w:eastAsia="Liberation Serif" w:hAnsi="Liberation Serif"/>
          <w:b w:val="false"/>
          <w:bCs w:val="false"/>
          <w:i w:val="false"/>
          <w:iCs w:val="false"/>
          <w:color w:val="1A1A1A"/>
          <w:sz w:val="22"/>
          <w:szCs w:val="22"/>
        </w:rPr>
        <w:t xml:space="preserve">, cuya contraprestación consta en la </w:t>
      </w:r>
      <w:r>
        <w:rPr>
          <w:rFonts w:ascii="Liberation Serif" w:cs="Liberation Serif" w:eastAsia="Liberation Serif" w:hAnsi="Liberation Serif"/>
          <w:b/>
          <w:bCs/>
          <w:i w:val="false"/>
          <w:iCs w:val="false"/>
          <w:color w:val="1A1A1A"/>
          <w:sz w:val="22"/>
          <w:szCs w:val="22"/>
        </w:rPr>
        <w:t xml:space="preserve">Cláusula Octava</w:t>
      </w:r>
      <w:r>
        <w:rPr>
          <w:rFonts w:ascii="Liberation Serif" w:cs="Liberation Serif" w:eastAsia="Liberation Serif" w:hAnsi="Liberation Serif"/>
          <w:b w:val="false"/>
          <w:bCs w:val="false"/>
          <w:i w:val="false"/>
          <w:iCs w:val="false"/>
          <w:color w:val="1A1A1A"/>
          <w:sz w:val="22"/>
          <w:szCs w:val="22"/>
        </w:rPr>
        <w:t xml:space="preserve">, y que comprende mantenimiento técnico (seguridad, dependencias y desempeño), mantenimiento de “BES” —incluido, una vez activado el Proyecto B, el mantenimiento y soporte del BDS, sin costo adicional (Cláusula Cuarta)—, operación de la sección de administración y del tablero, reporte mensual y </w:t>
      </w:r>
      <w:r>
        <w:rPr>
          <w:rFonts w:ascii="Liberation Serif" w:cs="Liberation Serif" w:eastAsia="Liberation Serif" w:hAnsi="Liberation Serif"/>
          <w:b/>
          <w:bCs/>
          <w:i w:val="false"/>
          <w:iCs w:val="false"/>
          <w:color w:val="1A1A1A"/>
          <w:sz w:val="22"/>
          <w:szCs w:val="22"/>
        </w:rPr>
        <w:t xml:space="preserve">soporte con primer respondiente por agente de voz disponible 24/7 (veinticuatro horas, los siete días) y 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conforme a la Cláusula Séptima y al Anexo Cinco. El </w:t>
      </w:r>
      <w:r>
        <w:rPr>
          <w:rFonts w:ascii="Liberation Serif" w:cs="Liberation Serif" w:eastAsia="Liberation Serif" w:hAnsi="Liberation Serif"/>
          <w:b/>
          <w:bCs/>
          <w:i w:val="false"/>
          <w:iCs w:val="false"/>
          <w:color w:val="1A1A1A"/>
          <w:sz w:val="22"/>
          <w:szCs w:val="22"/>
        </w:rPr>
        <w:t xml:space="preserve">hospedaje del sitio corre en la infraestructura que proporciona EL CLIENTE</w:t>
      </w:r>
      <w:r>
        <w:rPr>
          <w:rFonts w:ascii="Liberation Serif" w:cs="Liberation Serif" w:eastAsia="Liberation Serif" w:hAnsi="Liberation Serif"/>
          <w:b w:val="false"/>
          <w:bCs w:val="false"/>
          <w:i w:val="false"/>
          <w:iCs w:val="false"/>
          <w:color w:val="1A1A1A"/>
          <w:sz w:val="22"/>
          <w:szCs w:val="22"/>
        </w:rPr>
        <w:t xml:space="preserve"> (servidor propio), por lo que no forma parte de la iguala; las condiciones generales del servidor constan en 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La iguala incluye una </w:t>
      </w:r>
      <w:r>
        <w:rPr>
          <w:rFonts w:ascii="Liberation Serif" w:cs="Liberation Serif" w:eastAsia="Liberation Serif" w:hAnsi="Liberation Serif"/>
          <w:b/>
          <w:bCs/>
          <w:i w:val="false"/>
          <w:iCs w:val="false"/>
          <w:color w:val="1A1A1A"/>
          <w:sz w:val="22"/>
          <w:szCs w:val="22"/>
        </w:rPr>
        <w:t xml:space="preserve">bolsa de mejora de hasta 8 (ocho) horas mensuales, no acumulables</w:t>
      </w:r>
      <w:del w:id="110" w:author="LSSM" w:date="2026-09-10T12:00:00Z">
        <w:r>
          <w:rPr>
            <w:rFonts w:ascii="Liberation Serif" w:cs="Liberation Serif" w:eastAsia="Liberation Serif" w:hAnsi="Liberation Serif"/>
            <w:b w:val="false"/>
            <w:bCs w:val="false"/>
            <w:i w:val="false"/>
            <w:iCs w:val="false"/>
            <w:color w:val="1A1A1A"/>
            <w:sz w:val="22"/>
            <w:szCs w:val="22"/>
          </w:rPr>
          <w:delText xml:space="preserve">, no existirán cargos adicionales a cargo del CLIENTE;</w:delText>
        </w:r>
      </w:del>
      <w:ins w:id="111" w:author="LSSM" w:date="2026-09-10T12:00:00Z">
        <w:r>
          <w:rPr>
            <w:rFonts w:ascii="Liberation Serif" w:cs="Liberation Serif" w:eastAsia="Liberation Serif" w:hAnsi="Liberation Serif"/>
            <w:b w:val="false"/>
            <w:bCs w:val="false"/>
            <w:i w:val="false"/>
            <w:iCs w:val="false"/>
            <w:color w:val="1A1A1A"/>
            <w:sz w:val="22"/>
            <w:szCs w:val="22"/>
          </w:rPr>
          <w:t xml:space="preserve">. La bolsa corresponde exclusivamente a mejoras; no limita ni sustituye las obligaciones de mantenimiento, soporte o garantía expresamente comprendidas en el Contrato. A su vez, estas obligaciones no amplían el alcance de los entregables ni incluyen nuevas funcionalidades, integraciones o cambios de alcance, que se tramitan conforme a la Cláusula Décima. </w:t>
        </w:r>
      </w:ins>
      <w:ins w:id="112" w:author="LSSM" w:date="2026-09-10T12:00:00Z">
        <w:r>
          <w:rPr>
            <w:rFonts w:ascii="Liberation Serif" w:cs="Liberation Serif" w:eastAsia="Liberation Serif" w:hAnsi="Liberation Serif"/>
            <w:b/>
            <w:bCs/>
            <w:i w:val="false"/>
            <w:iCs w:val="false"/>
            <w:color w:val="1A1A1A"/>
            <w:sz w:val="22"/>
            <w:szCs w:val="22"/>
          </w:rPr>
          <w:t xml:space="preserve">Ninguna hora adicional a la bolsa se utilizará ni se facturará sin la aprobación previa y por escrito de EL CLIENTE</w:t>
        </w:r>
      </w:ins>
      <w:commentRangeStart w:id="20"/>
      <w:ins w:id="113" w:author="LSSM" w:date="2026-09-10T12:00:00Z">
        <w:r>
          <w:rPr>
            <w:rFonts w:ascii="Liberation Serif" w:cs="Liberation Serif" w:eastAsia="Liberation Serif" w:hAnsi="Liberation Serif"/>
            <w:b w:val="false"/>
            <w:bCs w:val="false"/>
            <w:i w:val="false"/>
            <w:iCs w:val="false"/>
            <w:color w:val="1A1A1A"/>
            <w:sz w:val="22"/>
            <w:szCs w:val="22"/>
          </w:rPr>
          <w:t xml:space="preserve">, quien recibirá antes la estimación de horas y el alcance del trabajo propuesto; las horas aprobadas en exceso de la bolsa se facturan a la </w:t>
        </w:r>
      </w:ins>
      <w:commentRangeEnd w:id="20"/>
      <w:r>
        <w:commentReference w:id="20"/>
      </w:r>
      <w:ins w:id="114" w:author="LSSM" w:date="2026-09-10T12:00:00Z">
        <w:r>
          <w:rPr>
            <w:rFonts w:ascii="Liberation Serif" w:cs="Liberation Serif" w:eastAsia="Liberation Serif" w:hAnsi="Liberation Serif"/>
            <w:b/>
            <w:bCs/>
            <w:i w:val="false"/>
            <w:iCs w:val="false"/>
            <w:color w:val="1A1A1A"/>
            <w:sz w:val="22"/>
            <w:szCs w:val="22"/>
          </w:rPr>
          <w:t xml:space="preserve">tarifa de USD $75.00 (MXN $1,335.00) más IVA por hora</w:t>
        </w:r>
      </w:ins>
      <w:ins w:id="115" w:author="LSSM" w:date="2026-09-10T12:00:00Z">
        <w:r>
          <w:rPr>
            <w:rFonts w:ascii="Liberation Serif" w:cs="Liberation Serif" w:eastAsia="Liberation Serif" w:hAnsi="Liberation Serif"/>
            <w:b w:val="false"/>
            <w:bCs w:val="false"/>
            <w:i w:val="false"/>
            <w:iCs w:val="false"/>
            <w:color w:val="1A1A1A"/>
            <w:sz w:val="22"/>
            <w:szCs w:val="22"/>
          </w:rPr>
          <w:t xml:space="preserve"> —la misma tarifa horaria con la que se calculó la bolsa incluida en la iguala—, revisable mediante </w:t>
        </w:r>
      </w:ins>
      <w:ins w:id="116" w:author="LSSM" w:date="2026-09-10T12:00:00Z">
        <w:r>
          <w:rPr>
            <w:rFonts w:ascii="Liberation Serif" w:cs="Liberation Serif" w:eastAsia="Liberation Serif" w:hAnsi="Liberation Serif"/>
            <w:b/>
            <w:bCs/>
            <w:i w:val="false"/>
            <w:iCs w:val="false"/>
            <w:color w:val="1A1A1A"/>
            <w:sz w:val="22"/>
            <w:szCs w:val="22"/>
          </w:rPr>
          <w:t xml:space="preserve">aviso por escrito a EL CLIENTE con al menos 30 (treinta) días naturales de anticipación</w:t>
        </w:r>
      </w:ins>
      <w:ins w:id="117" w:author="LSSM" w:date="2026-09-10T12:00:00Z">
        <w:r>
          <w:rPr>
            <w:rFonts w:ascii="Liberation Serif" w:cs="Liberation Serif" w:eastAsia="Liberation Serif" w:hAnsi="Liberation Serif"/>
            <w:b w:val="false"/>
            <w:bCs w:val="false"/>
            <w:i w:val="false"/>
            <w:iCs w:val="false"/>
            <w:color w:val="1A1A1A"/>
            <w:sz w:val="22"/>
            <w:szCs w:val="22"/>
          </w:rPr>
          <w:t xml:space="preserve">. Todo Desarrollo Mayor requiere cotización previa y autorización expresa por escrito de EL CLIENTE antes de iniciar su ejecución (Cláusula Décima). </w:t>
        </w:r>
      </w:ins>
      <w:ins w:id="118" w:author="LSSM" w:date="2026-09-10T12:00:00Z">
        <w:r>
          <w:rPr>
            <w:rFonts w:ascii="Liberation Serif" w:cs="Liberation Serif" w:eastAsia="Liberation Serif" w:hAnsi="Liberation Serif"/>
            <w:b/>
            <w:bCs/>
            <w:i w:val="false"/>
            <w:iCs w:val="false"/>
            <w:color w:val="1A1A1A"/>
            <w:sz w:val="22"/>
            <w:szCs w:val="22"/>
          </w:rPr>
          <w:t xml:space="preserve">Plazo mínimo inicial, terminación y renovación</w:t>
        </w:r>
      </w:ins>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La iguala tiene un plazo mínimo inicial de </w:t>
      </w:r>
      <w:r>
        <w:rPr>
          <w:rFonts w:ascii="Liberation Serif" w:cs="Liberation Serif" w:eastAsia="Liberation Serif" w:hAnsi="Liberation Serif"/>
          <w:b/>
          <w:bCs/>
          <w:i w:val="false"/>
          <w:iCs w:val="false"/>
          <w:color w:val="1A1A1A"/>
          <w:sz w:val="22"/>
          <w:szCs w:val="22"/>
        </w:rPr>
        <w:t xml:space="preserve">6 (seis) meses</w:t>
      </w:r>
      <w:commentRangeStart w:id="21"/>
      <w:r>
        <w:rPr>
          <w:rFonts w:ascii="Liberation Serif" w:cs="Liberation Serif" w:eastAsia="Liberation Serif" w:hAnsi="Liberation Serif"/>
          <w:b w:val="false"/>
          <w:bCs w:val="false"/>
          <w:i w:val="false"/>
          <w:iCs w:val="false"/>
          <w:color w:val="1A1A1A"/>
          <w:sz w:val="22"/>
          <w:szCs w:val="22"/>
        </w:rPr>
        <w:t xml:space="preserve">, durante el cual no podrá darse por terminada salvo por incumplimiento en términos de la Cláusula Décima Quinta. Transcurrido dicho plazo mínimo, EL CLIENTE podrá </w:t>
      </w:r>
      <w:del w:id="119" w:author="LSSM" w:date="2026-09-10T12:00:00Z">
        <w:r>
          <w:rPr>
            <w:rFonts w:ascii="Liberation Serif" w:cs="Liberation Serif" w:eastAsia="Liberation Serif" w:hAnsi="Liberation Serif"/>
            <w:b w:val="false"/>
            <w:bCs w:val="false"/>
            <w:i w:val="false"/>
            <w:iCs w:val="false"/>
            <w:color w:val="1A1A1A"/>
            <w:sz w:val="22"/>
            <w:szCs w:val="22"/>
          </w:rPr>
          <w:delText xml:space="preserve">dar por terminada la iguala</w:delText>
        </w:r>
      </w:del>
      <w:ins w:id="120" w:author="LSSM" w:date="2026-09-10T12:00:00Z">
        <w:r>
          <w:rPr>
            <w:rFonts w:ascii="Liberation Serif" w:cs="Liberation Serif" w:eastAsia="Liberation Serif" w:hAnsi="Liberation Serif"/>
            <w:b w:val="false"/>
            <w:bCs w:val="false"/>
            <w:i w:val="false"/>
            <w:iCs w:val="false"/>
            <w:color w:val="1A1A1A"/>
            <w:sz w:val="22"/>
            <w:szCs w:val="22"/>
          </w:rPr>
          <w:t xml:space="preserve">darla por terminada</w:t>
        </w:r>
      </w:ins>
      <w:r>
        <w:rPr>
          <w:rFonts w:ascii="Liberation Serif" w:cs="Liberation Serif" w:eastAsia="Liberation Serif" w:hAnsi="Liberation Serif"/>
          <w:b w:val="false"/>
          <w:bCs w:val="false"/>
          <w:i w:val="false"/>
          <w:iCs w:val="false"/>
          <w:color w:val="1A1A1A"/>
          <w:sz w:val="22"/>
          <w:szCs w:val="22"/>
        </w:rPr>
        <w:t xml:space="preserve"> en cualquier momento, </w:t>
      </w:r>
      <w:del w:id="121" w:author="LSSM" w:date="2026-09-10T12:00:00Z">
        <w:r>
          <w:rPr>
            <w:rFonts w:ascii="Liberation Serif" w:cs="Liberation Serif" w:eastAsia="Liberation Serif" w:hAnsi="Liberation Serif"/>
            <w:b w:val="false"/>
            <w:bCs w:val="false"/>
            <w:i w:val="false"/>
            <w:iCs w:val="false"/>
            <w:color w:val="1A1A1A"/>
            <w:sz w:val="22"/>
            <w:szCs w:val="22"/>
          </w:rPr>
          <w:delText xml:space="preserve">previa notificación</w:delText>
        </w:r>
      </w:del>
      <w:ins w:id="122" w:author="LSSM" w:date="2026-09-10T12:00:00Z">
        <w:r>
          <w:rPr>
            <w:rFonts w:ascii="Liberation Serif" w:cs="Liberation Serif" w:eastAsia="Liberation Serif" w:hAnsi="Liberation Serif"/>
            <w:b w:val="false"/>
            <w:bCs w:val="false"/>
            <w:i w:val="false"/>
            <w:iCs w:val="false"/>
            <w:color w:val="1A1A1A"/>
            <w:sz w:val="22"/>
            <w:szCs w:val="22"/>
          </w:rPr>
          <w:t xml:space="preserve">sin penalidad ni responsabilidad alguna, mediante aviso</w:t>
        </w:r>
      </w:ins>
      <w:commentRangeEnd w:id="21"/>
      <w:r>
        <w:commentReference w:id="21"/>
      </w:r>
      <w:r>
        <w:rPr>
          <w:rFonts w:ascii="Liberation Serif" w:cs="Liberation Serif" w:eastAsia="Liberation Serif" w:hAnsi="Liberation Serif"/>
          <w:b w:val="false"/>
          <w:bCs w:val="false"/>
          <w:i w:val="false"/>
          <w:iCs w:val="false"/>
          <w:color w:val="1A1A1A"/>
          <w:sz w:val="22"/>
          <w:szCs w:val="22"/>
        </w:rPr>
        <w:t xml:space="preserve"> por escrito a EL PRESTADOR con al menos </w:t>
      </w:r>
      <w:r>
        <w:rPr>
          <w:rFonts w:ascii="Liberation Serif" w:cs="Liberation Serif" w:eastAsia="Liberation Serif" w:hAnsi="Liberation Serif"/>
          <w:b/>
          <w:bCs/>
          <w:i w:val="false"/>
          <w:iCs w:val="false"/>
          <w:color w:val="1A1A1A"/>
          <w:sz w:val="22"/>
          <w:szCs w:val="22"/>
        </w:rPr>
        <w:t xml:space="preserve">30 (treinta) días naturales</w:t>
      </w:r>
      <w:r>
        <w:rPr>
          <w:rFonts w:ascii="Liberation Serif" w:cs="Liberation Serif" w:eastAsia="Liberation Serif" w:hAnsi="Liberation Serif"/>
          <w:b w:val="false"/>
          <w:bCs w:val="false"/>
          <w:i w:val="false"/>
          <w:iCs w:val="false"/>
          <w:color w:val="1A1A1A"/>
          <w:sz w:val="22"/>
          <w:szCs w:val="22"/>
        </w:rPr>
        <w:t xml:space="preserve"> de anticipación</w:t>
      </w:r>
      <w:del w:id="123" w:author="LSSM" w:date="2026-09-10T12:00:00Z">
        <w:r>
          <w:rPr>
            <w:rFonts w:ascii="Liberation Serif" w:cs="Liberation Serif" w:eastAsia="Liberation Serif" w:hAnsi="Liberation Serif"/>
            <w:b w:val="false"/>
            <w:bCs w:val="false"/>
            <w:i w:val="false"/>
            <w:iCs w:val="false"/>
            <w:color w:val="1A1A1A"/>
            <w:sz w:val="22"/>
            <w:szCs w:val="22"/>
          </w:rPr>
          <w:delText xml:space="preserve">, la iguala se renovará automáticamente por un periodo de 12 (doce) meses; durante ese periodo, cualquiera de las Partes podrá darla por terminada unilateralmente, sin penalidad ni responsabilidad alguna, mediante aviso por escrito a la otra con al menos 30 (treinta) días naturales de anticipación. Si al concluir el periodo de 12 (doce) meses EL CLIENTE no manifiesta por escrito su deseo de cancelarla con la misma anticipación de 30 (treinta) días naturales</w:delText>
        </w:r>
      </w:del>
      <w:ins w:id="124" w:author="LSSM" w:date="2026-09-10T12:00:00Z">
        <w:r>
          <w:rPr>
            <w:rFonts w:ascii="Liberation Serif" w:cs="Liberation Serif" w:eastAsia="Liberation Serif" w:hAnsi="Liberation Serif"/>
            <w:b w:val="false"/>
            <w:bCs w:val="false"/>
            <w:i w:val="false"/>
            <w:iCs w:val="false"/>
            <w:color w:val="1A1A1A"/>
            <w:sz w:val="22"/>
            <w:szCs w:val="22"/>
          </w:rPr>
          <w:t xml:space="preserve">; a falta de aviso</w:t>
        </w:r>
      </w:ins>
      <w:r>
        <w:rPr>
          <w:rFonts w:ascii="Liberation Serif" w:cs="Liberation Serif" w:eastAsia="Liberation Serif" w:hAnsi="Liberation Serif"/>
          <w:b w:val="false"/>
          <w:bCs w:val="false"/>
          <w:i w:val="false"/>
          <w:iCs w:val="false"/>
          <w:color w:val="1A1A1A"/>
          <w:sz w:val="22"/>
          <w:szCs w:val="22"/>
        </w:rPr>
        <w:t xml:space="preserve">, la iguala se renovará automáticamente por periodos sucesivos de </w:t>
      </w:r>
      <w:r>
        <w:rPr>
          <w:rFonts w:ascii="Liberation Serif" w:cs="Liberation Serif" w:eastAsia="Liberation Serif" w:hAnsi="Liberation Serif"/>
          <w:b/>
          <w:bCs/>
          <w:i w:val="false"/>
          <w:iCs w:val="false"/>
          <w:color w:val="1A1A1A"/>
          <w:sz w:val="22"/>
          <w:szCs w:val="22"/>
        </w:rPr>
        <w:t xml:space="preserve">12 (doce) meses</w:t>
      </w:r>
      <w:r>
        <w:rPr>
          <w:rFonts w:ascii="Liberation Serif" w:cs="Liberation Serif" w:eastAsia="Liberation Serif" w:hAnsi="Liberation Serif"/>
          <w:b w:val="false"/>
          <w:bCs w:val="false"/>
          <w:i w:val="false"/>
          <w:iCs w:val="false"/>
          <w:color w:val="1A1A1A"/>
          <w:sz w:val="22"/>
          <w:szCs w:val="22"/>
        </w:rPr>
        <w:t xml:space="preserve">, cada uno </w:t>
      </w:r>
      <w:del w:id="125" w:author="LSSM" w:date="2026-09-10T12:00:00Z">
        <w:r>
          <w:rPr>
            <w:rFonts w:ascii="Liberation Serif" w:cs="Liberation Serif" w:eastAsia="Liberation Serif" w:hAnsi="Liberation Serif"/>
            <w:b w:val="false"/>
            <w:bCs w:val="false"/>
            <w:i w:val="false"/>
            <w:iCs w:val="false"/>
            <w:color w:val="1A1A1A"/>
            <w:sz w:val="22"/>
            <w:szCs w:val="22"/>
          </w:rPr>
          <w:delText xml:space="preserve">sujeto a estas mismas reglas de terminación anticipada con</w:delText>
        </w:r>
      </w:del>
      <w:ins w:id="126" w:author="LSSM" w:date="2026-09-10T12:00:00Z">
        <w:r>
          <w:rPr>
            <w:rFonts w:ascii="Liberation Serif" w:cs="Liberation Serif" w:eastAsia="Liberation Serif" w:hAnsi="Liberation Serif"/>
            <w:b w:val="false"/>
            <w:bCs w:val="false"/>
            <w:i w:val="false"/>
            <w:iCs w:val="false"/>
            <w:color w:val="1A1A1A"/>
            <w:sz w:val="22"/>
            <w:szCs w:val="22"/>
          </w:rPr>
          <w:t xml:space="preserve">terminable por cualquiera de las Partes con el mismo</w:t>
        </w:r>
      </w:ins>
      <w:r>
        <w:rPr>
          <w:rFonts w:ascii="Liberation Serif" w:cs="Liberation Serif" w:eastAsia="Liberation Serif" w:hAnsi="Liberation Serif"/>
          <w:b w:val="false"/>
          <w:bCs w:val="false"/>
          <w:i w:val="false"/>
          <w:iCs w:val="false"/>
          <w:color w:val="1A1A1A"/>
          <w:sz w:val="22"/>
          <w:szCs w:val="22"/>
        </w:rPr>
        <w:t xml:space="preserve"> aviso de 30 (treinta) días naturales</w:t>
      </w:r>
      <w:del w:id="127" w:author="LSSM" w:date="2026-09-10T12:00:00Z">
        <w:r>
          <w:rPr>
            <w:rFonts w:ascii="Liberation Serif" w:cs="Liberation Serif" w:eastAsia="Liberation Serif" w:hAnsi="Liberation Serif"/>
            <w:b w:val="false"/>
            <w:bCs w:val="false"/>
            <w:i w:val="false"/>
            <w:iCs w:val="false"/>
            <w:color w:val="1A1A1A"/>
            <w:sz w:val="22"/>
            <w:szCs w:val="22"/>
          </w:rPr>
          <w:delText xml:space="preserve"> y de renovación automática</w:delText>
        </w:r>
      </w:del>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 opcional de la Academia.</w:t>
      </w:r>
      <w:r>
        <w:rPr>
          <w:rFonts w:ascii="Liberation Serif" w:cs="Liberation Serif" w:eastAsia="Liberation Serif" w:hAnsi="Liberation Serif"/>
          <w:b w:val="false"/>
          <w:bCs w:val="false"/>
          <w:i w:val="false"/>
          <w:iCs w:val="false"/>
          <w:color w:val="1A1A1A"/>
          <w:sz w:val="22"/>
          <w:szCs w:val="22"/>
        </w:rPr>
        <w:t xml:space="preserve"> La </w:t>
      </w:r>
      <w:r>
        <w:rPr>
          <w:rFonts w:ascii="Liberation Serif" w:cs="Liberation Serif" w:eastAsia="Liberation Serif" w:hAnsi="Liberation Serif"/>
          <w:b/>
          <w:bCs/>
          <w:i w:val="false"/>
          <w:iCs w:val="false"/>
          <w:color w:val="1A1A1A"/>
          <w:sz w:val="22"/>
          <w:szCs w:val="22"/>
        </w:rPr>
        <w:t xml:space="preserve">iguala mensual de mantenimiento de la Academia</w:t>
      </w:r>
      <w:r>
        <w:rPr>
          <w:rFonts w:ascii="Liberation Serif" w:cs="Liberation Serif" w:eastAsia="Liberation Serif" w:hAnsi="Liberation Serif"/>
          <w:b w:val="false"/>
          <w:bCs w:val="false"/>
          <w:i w:val="false"/>
          <w:iCs w:val="false"/>
          <w:color w:val="1A1A1A"/>
          <w:sz w:val="22"/>
          <w:szCs w:val="22"/>
        </w:rPr>
        <w:t xml:space="preserve"> es </w:t>
      </w:r>
      <w:r>
        <w:rPr>
          <w:rFonts w:ascii="Liberation Serif" w:cs="Liberation Serif" w:eastAsia="Liberation Serif" w:hAnsi="Liberation Serif"/>
          <w:b/>
          <w:bCs/>
          <w:i w:val="false"/>
          <w:iCs w:val="false"/>
          <w:color w:val="1A1A1A"/>
          <w:sz w:val="22"/>
          <w:szCs w:val="22"/>
        </w:rPr>
        <w:t xml:space="preserve">opcional</w:t>
      </w:r>
      <w:r>
        <w:rPr>
          <w:rFonts w:ascii="Liberation Serif" w:cs="Liberation Serif" w:eastAsia="Liberation Serif" w:hAnsi="Liberation Serif"/>
          <w:b w:val="false"/>
          <w:bCs w:val="false"/>
          <w:i w:val="false"/>
          <w:iCs w:val="false"/>
          <w:color w:val="1A1A1A"/>
          <w:sz w:val="22"/>
          <w:szCs w:val="22"/>
        </w:rPr>
        <w:t xml:space="preserve">: EL CLIENTE decide si la contrata al suscribir el Addendum de la Academia (Cláusula Quinta). De contratarse, comprende el mantenimiento de la plataforma de módulos interactivos (Fase 1), la actualización de la biblioteca de escenarios y perfiles certificados del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(Fase 2), el mantenimiento del dashboard de </w:t>
      </w:r>
      <w:r>
        <w:rPr>
          <w:rFonts w:ascii="Liberation Serif" w:cs="Liberation Serif" w:eastAsia="Liberation Serif" w:hAnsi="Liberation Serif"/>
          <w:b w:val="false"/>
          <w:bCs w:val="false"/>
          <w:i/>
          <w:iCs/>
          <w:color w:val="1A1A1A"/>
          <w:sz w:val="22"/>
          <w:szCs w:val="22"/>
        </w:rPr>
        <w:t xml:space="preserve">readiness</w:t>
      </w:r>
      <w:r>
        <w:rPr>
          <w:rFonts w:ascii="Liberation Serif" w:cs="Liberation Serif" w:eastAsia="Liberation Serif" w:hAnsi="Liberation Serif"/>
          <w:b w:val="false"/>
          <w:bCs w:val="false"/>
          <w:i w:val="false"/>
          <w:iCs w:val="false"/>
          <w:color w:val="1A1A1A"/>
          <w:sz w:val="22"/>
          <w:szCs w:val="22"/>
        </w:rPr>
        <w:t xml:space="preserve"> con su reporte mensual y el soporte de la Academia en horario hábil; su contraprestación y desglose constan en la </w:t>
      </w:r>
      <w:r>
        <w:rPr>
          <w:rFonts w:ascii="Liberation Serif" w:cs="Liberation Serif" w:eastAsia="Liberation Serif" w:hAnsi="Liberation Serif"/>
          <w:b/>
          <w:bCs/>
          <w:i w:val="false"/>
          <w:iCs w:val="false"/>
          <w:color w:val="1A1A1A"/>
          <w:sz w:val="22"/>
          <w:szCs w:val="22"/>
        </w:rPr>
        <w:t xml:space="preserve">Cláusula Octava, Sección C</w:t>
      </w:r>
      <w:r>
        <w:rPr>
          <w:rFonts w:ascii="Liberation Serif" w:cs="Liberation Serif" w:eastAsia="Liberation Serif" w:hAnsi="Liberation Serif"/>
          <w:b w:val="false"/>
          <w:bCs w:val="false"/>
          <w:i w:val="false"/>
          <w:iCs w:val="false"/>
          <w:color w:val="1A1A1A"/>
          <w:sz w:val="22"/>
          <w:szCs w:val="22"/>
        </w:rPr>
        <w:t xml:space="preserve">. De no contratarse, cualquier mantenimiento posterior de la Academia se cotizará por separado.</w:t>
      </w:r>
    </w:p>
    <w:p>
      <w:pPr>
        <w:spacing w:after="140" w:line="264"/>
        <w:jc w:val="both"/>
      </w:pPr>
      <w:r>
        <w:rPr>
          <w:rFonts w:ascii="Liberation Serif" w:cs="Liberation Serif" w:eastAsia="Liberation Serif" w:hAnsi="Liberation Serif"/>
          <w:b/>
          <w:bCs/>
          <w:i w:val="false"/>
          <w:iCs w:val="false"/>
          <w:color w:val="1A1A1A"/>
          <w:sz w:val="22"/>
          <w:szCs w:val="22"/>
        </w:rPr>
        <w:t xml:space="preserve">SÉPTIMA. Niveles de servicio y gestión de incidencias</w:t>
      </w:r>
      <w:ins w:id="128" w:author="LSSM" w:date="2026-09-10T12:00:00Z">
        <w:r>
          <w:rPr>
            <w:rFonts w:ascii="Liberation Serif" w:cs="Liberation Serif" w:eastAsia="Liberation Serif" w:hAnsi="Liberation Serif"/>
            <w:b/>
            <w:bCs/>
            <w:i w:val="false"/>
            <w:iCs w:val="false"/>
            <w:color w:val="1A1A1A"/>
            <w:sz w:val="22"/>
            <w:szCs w:val="22"/>
          </w:rPr>
          <w:t xml:space="preserve">.</w:t>
        </w:r>
      </w:ins>
      <w:ins w:id="129"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130" w:author="LSSM" w:date="2026-09-10T12:00:00Z">
        <w:r>
          <w:rPr>
            <w:rFonts w:ascii="Liberation Serif" w:cs="Liberation Serif" w:eastAsia="Liberation Serif" w:hAnsi="Liberation Serif"/>
            <w:b/>
            <w:bCs/>
            <w:i w:val="false"/>
            <w:iCs w:val="false"/>
            <w:color w:val="1A1A1A"/>
            <w:sz w:val="22"/>
            <w:szCs w:val="22"/>
          </w:rPr>
          <w:t xml:space="preserve">I</w:t>
        </w:r>
      </w:ins>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El soporte de los Servicios opera </w:t>
      </w:r>
      <w:r>
        <w:rPr>
          <w:rFonts w:ascii="Liberation Serif" w:cs="Liberation Serif" w:eastAsia="Liberation Serif" w:hAnsi="Liberation Serif"/>
          <w:b/>
          <w:bCs/>
          <w:i w:val="false"/>
          <w:iCs w:val="false"/>
          <w:color w:val="1A1A1A"/>
          <w:sz w:val="22"/>
          <w:szCs w:val="22"/>
        </w:rPr>
        <w:t xml:space="preserve">24/7 (veinticuatro horas, los siete días)</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primer respondiente por agente de voz</w:t>
      </w:r>
      <w:r>
        <w:rPr>
          <w:rFonts w:ascii="Liberation Serif" w:cs="Liberation Serif" w:eastAsia="Liberation Serif" w:hAnsi="Liberation Serif"/>
          <w:b w:val="false"/>
          <w:bCs w:val="false"/>
          <w:i w:val="false"/>
          <w:iCs w:val="false"/>
          <w:color w:val="1A1A1A"/>
          <w:sz w:val="22"/>
          <w:szCs w:val="22"/>
        </w:rPr>
        <w:t xml:space="preserve"> que recibe, clasifica y resuelve o escala cada incidencia, y </w:t>
      </w:r>
      <w:r>
        <w:rPr>
          <w:rFonts w:ascii="Liberation Serif" w:cs="Liberation Serif" w:eastAsia="Liberation Serif" w:hAnsi="Liberation Serif"/>
          <w:b/>
          <w:bCs/>
          <w:i w:val="false"/>
          <w:iCs w:val="false"/>
          <w:color w:val="1A1A1A"/>
          <w:sz w:val="22"/>
          <w:szCs w:val="22"/>
        </w:rPr>
        <w:t xml:space="preserve">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Las severidades, los tiempos de primera respuesta y de resolución objetivo, el protocolo de gestión de incidencias y de crisis, el reporte mensual de tickets y la etapa de estabilización posterior al lanzamiento se rigen por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parte integrante e inseparable del Contrato. </w:t>
      </w:r>
      <w:del w:id="131"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se obliga a cumplir con los siguientes</w:delText>
        </w:r>
      </w:del>
      <w:commentRangeStart w:id="22"/>
      <w:ins w:id="132" w:author="LSSM" w:date="2026-09-10T12:00:00Z">
        <w:r>
          <w:rPr>
            <w:rFonts w:ascii="Liberation Serif" w:cs="Liberation Serif" w:eastAsia="Liberation Serif" w:hAnsi="Liberation Serif"/>
            <w:b/>
            <w:bCs/>
            <w:i w:val="false"/>
            <w:iCs w:val="false"/>
            <w:color w:val="1A1A1A"/>
            <w:sz w:val="22"/>
            <w:szCs w:val="22"/>
          </w:rPr>
          <w:t xml:space="preserve">II. Penas por incumplimiento de los niveles de servicio.</w:t>
        </w:r>
      </w:ins>
      <w:commentRangeEnd w:id="22"/>
      <w:r>
        <w:commentReference w:id="22"/>
      </w:r>
      <w:commentRangeStart w:id="23"/>
      <w:ins w:id="133" w:author="LSSM" w:date="2026-09-10T12:00:00Z">
        <w:r>
          <w:rPr>
            <w:rFonts w:ascii="Liberation Serif" w:cs="Liberation Serif" w:eastAsia="Liberation Serif" w:hAnsi="Liberation Serif"/>
            <w:b w:val="false"/>
            <w:bCs w:val="false"/>
            <w:i w:val="false"/>
            <w:iCs w:val="false"/>
            <w:color w:val="1A1A1A"/>
            <w:sz w:val="22"/>
            <w:szCs w:val="22"/>
          </w:rPr>
          <w:t xml:space="preserve"> El incumplimiento de los tiempos de primera respuesta o de resolución objetivo de las severidades Crítica y Alta del Anexo Cinco, así como la falta de entrega oportuna del reporte mensual en el supuesto previsto en su apartado VI, causarán exclusivamente las penas convencionales establecidas en dicho apartado, que se acreditarán contra la siguiente factura de la iguala. Las penas de un mismo mes no excederán, en conjunto, del 10 % (diez por ciento) de la iguala del Proyecto A de ese mes; constituyen el remedio económico único de EL CLIENTE por el mismo incumplimiento de los</w:t>
        </w:r>
      </w:ins>
      <w:r>
        <w:rPr>
          <w:rFonts w:ascii="Liberation Serif" w:cs="Liberation Serif" w:eastAsia="Liberation Serif" w:hAnsi="Liberation Serif"/>
          <w:b w:val="false"/>
          <w:bCs w:val="false"/>
          <w:i w:val="false"/>
          <w:iCs w:val="false"/>
          <w:color w:val="1A1A1A"/>
          <w:sz w:val="22"/>
          <w:szCs w:val="22"/>
        </w:rPr>
        <w:t xml:space="preserve"> niveles de servicio, </w:t>
      </w:r>
      <w:commentRangeEnd w:id="23"/>
      <w:r>
        <w:commentReference w:id="23"/>
      </w:r>
      <w:del w:id="134" w:author="LSSM" w:date="2026-09-10T12:00:00Z">
        <w:r>
          <w:rPr>
            <w:rFonts w:ascii="Liberation Serif" w:cs="Liberation Serif" w:eastAsia="Liberation Serif" w:hAnsi="Liberation Serif"/>
            <w:b w:val="false"/>
            <w:bCs w:val="false"/>
            <w:i w:val="false"/>
            <w:iCs w:val="false"/>
            <w:color w:val="1A1A1A"/>
            <w:sz w:val="22"/>
            <w:szCs w:val="22"/>
          </w:rPr>
          <w:delText xml:space="preserve">en caso contrario, se encontrará sujeto a las penalidades estipuladas en la siguiente tabla:</w:delText>
        </w:r>
      </w:del>
      <w:ins w:id="135" w:author="LSSM" w:date="2026-09-10T12:00:00Z">
        <w:r>
          <w:rPr>
            <w:rFonts w:ascii="Liberation Serif" w:cs="Liberation Serif" w:eastAsia="Liberation Serif" w:hAnsi="Liberation Serif"/>
            <w:b w:val="false"/>
            <w:bCs w:val="false"/>
            <w:i w:val="false"/>
            <w:iCs w:val="false"/>
            <w:color w:val="1A1A1A"/>
            <w:sz w:val="22"/>
            <w:szCs w:val="22"/>
          </w:rPr>
          <w:t xml:space="preserve">sin perjuicio de la subsanación y, cuando proceda, la rescisión conforme a la Cláusula Décima Quinta (artículo 1840 del Código Civil Federal), y no se causan cuando la incidencia derive de la infraestructura o los insumos a cargo de EL CLIENTE (Anexo Uno, Bloque F), de las plataformas de terceros de la Cláusula Décima Cuarta, de ventanas de mantenimiento coordinadas, de caso fortuito o fuerza mayor, o de hechos de EL CLIENTE (artículo 1847 del Código Civil Federal). El incumplimiento de los niveles de servicio durante 3 (tres) meses consecutivos faculta a EL CLIENTE a exigir un plan de acción correctivo conforme a la Cláusula Décima Quinta.</w:t>
        </w:r>
      </w:ins>
    </w:p>
    <w:p>
      <w:pPr>
        <w:spacing w:after="140" w:line="264"/>
        <w:jc w:val="both"/>
      </w:pPr>
      <w:r>
        <w:rPr>
          <w:rFonts w:ascii="Liberation Serif" w:cs="Liberation Serif" w:eastAsia="Liberation Serif" w:hAnsi="Liberation Serif"/>
          <w:b/>
          <w:bCs/>
          <w:i w:val="false"/>
          <w:iCs w:val="false"/>
          <w:color w:val="1A1A1A"/>
          <w:sz w:val="22"/>
          <w:szCs w:val="22"/>
        </w:rPr>
        <w:t xml:space="preserve">OCTAVA. Contraprestación.</w:t>
      </w:r>
      <w:r>
        <w:rPr>
          <w:rFonts w:ascii="Liberation Serif" w:cs="Liberation Serif" w:eastAsia="Liberation Serif" w:hAnsi="Liberation Serif"/>
          <w:b w:val="false"/>
          <w:bCs w:val="false"/>
          <w:i w:val="false"/>
          <w:iCs w:val="false"/>
          <w:color w:val="1A1A1A"/>
          <w:sz w:val="22"/>
          <w:szCs w:val="22"/>
        </w:rPr>
        <w:t xml:space="preserve"> Como contraprestación por los Servicios, EL CLIENTE pagará a EL PRESTADOR las cantidades previstas en esta Cláusula. </w:t>
      </w:r>
      <w:r>
        <w:rPr>
          <w:rFonts w:ascii="Liberation Serif" w:cs="Liberation Serif" w:eastAsia="Liberation Serif" w:hAnsi="Liberation Serif"/>
          <w:b/>
          <w:bCs/>
          <w:i w:val="false"/>
          <w:iCs w:val="false"/>
          <w:color w:val="1A1A1A"/>
          <w:sz w:val="22"/>
          <w:szCs w:val="22"/>
        </w:rPr>
        <w:t xml:space="preserve">Regla de presentación de cantidades:</w:t>
      </w:r>
      <w:commentRangeStart w:id="24"/>
      <w:r>
        <w:rPr>
          <w:rFonts w:ascii="Liberation Serif" w:cs="Liberation Serif" w:eastAsia="Liberation Serif" w:hAnsi="Liberation Serif"/>
          <w:b w:val="false"/>
          <w:bCs w:val="false"/>
          <w:i w:val="false"/>
          <w:iCs w:val="false"/>
          <w:color w:val="1A1A1A"/>
          <w:sz w:val="22"/>
          <w:szCs w:val="22"/>
        </w:rPr>
        <w:t xml:space="preserve"> todas las cantidades se expresan primero en dólares y, entre paréntesis, su equivalente en pesos mexicanos al Tipo de Cambio Contractual, ambas </w:t>
      </w:r>
      <w:commentRangeEnd w:id="24"/>
      <w:r>
        <w:commentReference w:id="24"/>
      </w:r>
      <w:r>
        <w:rPr>
          <w:rFonts w:ascii="Liberation Serif" w:cs="Liberation Serif" w:eastAsia="Liberation Serif" w:hAnsi="Liberation Serif"/>
          <w:b/>
          <w:bCs/>
          <w:i w:val="false"/>
          <w:iCs w:val="false"/>
          <w:color w:val="1A1A1A"/>
          <w:sz w:val="22"/>
          <w:szCs w:val="22"/>
        </w:rPr>
        <w:t xml:space="preserve">sin IVA</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total con IVA se expresa únicamente en pesos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por proyecto.</w:t>
      </w:r>
      <w:r>
        <w:rPr>
          <w:rFonts w:ascii="Liberation Serif" w:cs="Liberation Serif" w:eastAsia="Liberation Serif" w:hAnsi="Liberation Serif"/>
          <w:b w:val="false"/>
          <w:bCs w:val="false"/>
          <w:i w:val="false"/>
          <w:iCs w:val="false"/>
          <w:color w:val="1A1A1A"/>
          <w:sz w:val="22"/>
          <w:szCs w:val="22"/>
        </w:rPr>
        <w:t xml:space="preserve"> Cada proyecto causa un Pago Único, pagadero en dos exhibiciones de 50% (cincuenta por ciento) conforme a la Cláusula Novena: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413"/>
        <w:gridCol w:w="3854"/>
        <w:gridCol w:w="2092"/>
      </w:tblGrid>
      <w:tr>
        <w:trPr>
          <w:cantSplit/>
          <w:tblHeader/>
        </w:trPr>
        <w:tc>
          <w:tcPr>
            <w:tcW w:type="dxa" w:w="341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85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sin IVA</w:t>
            </w:r>
          </w:p>
        </w:tc>
        <w:tc>
          <w:tcPr>
            <w:tcW w:type="dxa" w:w="209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$81,000.00 (MXN $1,441,800.00)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$1,672,488.00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 — Business Development System</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$4,850.00 (MXN $86,330.00)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$100,142.80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 — Academia Sports World</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$47,752.81 (MXN $850,000.00)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$986,000.00</w:t>
            </w:r>
          </w:p>
        </w:tc>
      </w:tr>
      <w:tr>
        <w:trPr>
          <w:cantSplit/>
          <w:tblHeader w:val="false"/>
        </w:trPr>
        <w:tc>
          <w:tcPr>
            <w:tcW w:type="dxa" w:w="341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Pagos Únicos</w:t>
            </w:r>
          </w:p>
        </w:tc>
        <w:tc>
          <w:tcPr>
            <w:tcW w:type="dxa" w:w="3854"/>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$133,602.81 (MXN $2,378,130.00)</w:t>
            </w:r>
          </w:p>
        </w:tc>
        <w:tc>
          <w:tcPr>
            <w:tcW w:type="dxa" w:w="209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$2,758,630.80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Proyecto A es exigible desde la firma de este Contrato; los Proyectos B y C, desde la suscripción de su Addendum respectivo (Cláusula Segunda).</w:t>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mensuales.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653"/>
        <w:gridCol w:w="5306"/>
        <w:gridCol w:w="1400"/>
      </w:tblGrid>
      <w:tr>
        <w:trPr>
          <w:cantSplit/>
          <w:tblHeader/>
        </w:trPr>
        <w:tc>
          <w:tcPr>
            <w:tcW w:type="dxa" w:w="26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530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Iguala mensual sin IVA</w:t>
            </w:r>
          </w:p>
        </w:tc>
        <w:tc>
          <w:tcPr>
            <w:tcW w:type="dxa" w:w="140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con IVA (MXN)</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$2,415.73 (MXN $43,000.00)</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$49,880.00</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 — Business Development System</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costo: su mantenimiento ya está incluido en la iguala del Proyecto A</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p>
        </w:tc>
      </w:tr>
      <w:tr>
        <w:trPr>
          <w:cantSplit/>
          <w:tblHeader w:val="false"/>
        </w:trPr>
        <w:tc>
          <w:tcPr>
            <w:tcW w:type="dxa" w:w="26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 — Academia Sports World</w:t>
            </w:r>
            <w:r>
              <w:rPr>
                <w:rFonts w:ascii="Liberation Serif" w:cs="Liberation Serif" w:eastAsia="Liberation Serif" w:hAnsi="Liberation Serif"/>
                <w:b w:val="false"/>
                <w:bCs w:val="false"/>
                <w:i w:val="false"/>
                <w:iCs w:val="false"/>
                <w:color w:val="1A1A1A"/>
                <w:sz w:val="19"/>
                <w:szCs w:val="19"/>
              </w:rPr>
              <w:t xml:space="preserve"> (</w:t>
            </w:r>
            <w:r>
              <w:rPr>
                <w:rFonts w:ascii="Liberation Serif" w:cs="Liberation Serif" w:eastAsia="Liberation Serif" w:hAnsi="Liberation Serif"/>
                <w:b/>
                <w:bCs/>
                <w:i w:val="false"/>
                <w:iCs w:val="false"/>
                <w:color w:val="1A1A1A"/>
                <w:sz w:val="19"/>
                <w:szCs w:val="19"/>
              </w:rPr>
              <w:t xml:space="preserve">opcional</w:t>
            </w:r>
            <w:r>
              <w:rPr>
                <w:rFonts w:ascii="Liberation Serif" w:cs="Liberation Serif" w:eastAsia="Liberation Serif" w:hAnsi="Liberation Serif"/>
                <w:b w:val="false"/>
                <w:bCs w:val="false"/>
                <w:i w:val="false"/>
                <w:iCs w:val="false"/>
                <w:color w:val="1A1A1A"/>
                <w:sz w:val="19"/>
                <w:szCs w:val="19"/>
              </w:rPr>
              <w:t xml:space="preserve">)</w:t>
            </w:r>
          </w:p>
        </w:tc>
        <w:tc>
          <w:tcPr>
            <w:tcW w:type="dxa" w:w="530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$1,039.33 (MXN $18,500.00)</w:t>
            </w:r>
          </w:p>
        </w:tc>
        <w:tc>
          <w:tcPr>
            <w:tcW w:type="dxa" w:w="140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$21,460.00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La iguala del Proyecto A comprende el mantenimiento y soporte descritos en la Cláusula Sexta, y su desglose consta en la Sección VI de esta Cláusula; EL CLIENTE administra sus propios contenidos directamente en el CMS, sin depender de EL PRESTADOR. La </w:t>
      </w:r>
      <w:r>
        <w:rPr>
          <w:rFonts w:ascii="Liberation Serif" w:cs="Liberation Serif" w:eastAsia="Liberation Serif" w:hAnsi="Liberation Serif"/>
          <w:b/>
          <w:bCs/>
          <w:i w:val="false"/>
          <w:iCs w:val="false"/>
          <w:color w:val="1A1A1A"/>
          <w:sz w:val="22"/>
          <w:szCs w:val="22"/>
        </w:rPr>
        <w:t xml:space="preserve">iguala de la Academia es opcional</w:t>
      </w:r>
      <w:r>
        <w:rPr>
          <w:rFonts w:ascii="Liberation Serif" w:cs="Liberation Serif" w:eastAsia="Liberation Serif" w:hAnsi="Liberation Serif"/>
          <w:b w:val="false"/>
          <w:bCs w:val="false"/>
          <w:i w:val="false"/>
          <w:iCs w:val="false"/>
          <w:color w:val="1A1A1A"/>
          <w:sz w:val="22"/>
          <w:szCs w:val="22"/>
        </w:rPr>
        <w:t xml:space="preserve">: EL CLIENTE decide si la contrata al suscribir el Addendum de la Academia, dejándolo asentado en dicho Addendum; de no contratarse, cualquier mantenimiento posterior de la Academia se cotizará por separado.</w:t>
      </w:r>
    </w:p>
    <w:p>
      <w:pPr>
        <w:spacing w:after="120" w:line="264"/>
        <w:ind w:left="540" w:hanging="420"/>
        <w:jc w:val="both"/>
      </w:pPr>
      <w:del w:id="136" w:author="LSSM" w:date="2026-09-10T12:00:00Z">
        <w:r>
          <w:rPr>
            <w:rFonts w:ascii="Liberation Serif" w:cs="Liberation Serif" w:eastAsia="Liberation Serif" w:hAnsi="Liberation Serif"/>
            <w:b w:val="false"/>
            <w:bCs w:val="false"/>
            <w:color w:val="1A1A1A"/>
            <w:sz w:val="22"/>
            <w:szCs w:val="22"/>
          </w:rPr>
          <w:delText xml:space="preserve">III. </w:delText>
        </w:r>
      </w:del>
      <w:del w:id="137" w:author="LSSM" w:date="2026-09-10T12:00:00Z">
        <w:r>
          <w:rPr>
            <w:rFonts w:ascii="Liberation Serif" w:cs="Liberation Serif" w:eastAsia="Liberation Serif" w:hAnsi="Liberation Serif"/>
            <w:b w:val="false"/>
            <w:bCs w:val="false"/>
            <w:i w:val="false"/>
            <w:iCs w:val="false"/>
            <w:color w:val="1A1A1A"/>
            <w:sz w:val="22"/>
            <w:szCs w:val="22"/>
          </w:rPr>
          <w:delText xml:space="preserve">Estimación ilustrativa del ejercicio 2026. Para efectos exclusivamente ilustrativos de planeación presupuestal, asumiendo el inicio de los trabajos el viernes 17 de julio de 2026, con aprobación simultánea de los tres proyectos: los Proyectos A y B concluyen el 11 de septiembre de 2026 (8 semanas) y el Proyecto C el 25 de septiembre de 2026 (10 semanas). Las semanas restantes de septiembre corresponden al Periodo de Estabilización, durante el cual EL PRESTADOR atiende cualquier ajuste sin costo adicional; en consecuencia, en este escenario las igualas se causan a partir del 1 de octubre de 2026 y el ejercicio 2026 comprende 3 (tres) mensualidades (octubre a diciembre):</w:delText>
        </w:r>
      </w:del>
    </w:p>
    <w:p>
      <w:pPr>
        <w:spacing w:after="140" w:line="264"/>
        <w:jc w:val="both"/>
      </w:pPr>
      <w:ins w:id="138" w:author="LSSM" w:date="2026-09-10T12:00:00Z">
        <w:r>
          <w:rPr>
            <w:rFonts w:ascii="Liberation Serif" w:cs="Liberation Serif" w:eastAsia="Liberation Serif" w:hAnsi="Liberation Serif"/>
            <w:b/>
            <w:bCs/>
            <w:i w:val="false"/>
            <w:iCs w:val="false"/>
            <w:color w:val="1A1A1A"/>
            <w:sz w:val="22"/>
            <w:szCs w:val="22"/>
          </w:rPr>
          <w:t xml:space="preserve">III. Calendario y estimación ilustrativos.</w:t>
        </w:r>
      </w:ins>
      <w:commentRangeStart w:id="25"/>
      <w:ins w:id="139" w:author="LSSM" w:date="2026-09-10T12:00:00Z">
        <w:r>
          <w:rPr>
            <w:rFonts w:ascii="Liberation Serif" w:cs="Liberation Serif" w:eastAsia="Liberation Serif" w:hAnsi="Liberation Serif"/>
            <w:b w:val="false"/>
            <w:bCs w:val="false"/>
            <w:i w:val="false"/>
            <w:iCs w:val="false"/>
            <w:color w:val="1A1A1A"/>
            <w:sz w:val="22"/>
            <w:szCs w:val="22"/>
          </w:rPr>
          <w:t xml:space="preserve"> Para efectos exclusivamente ilustrativos de planeación presupuestal, con aprobación simultánea de los tres proyectos e inicio de los trabajos el 20 de septiembre de 2026 —fecha en que EL CLIENTE entrega los Bloques 0 y A del Anexo Uno—, las reglas de este Contrato producen el siguiente calendario; cada Semana comprende 7 (siete) días naturales contados desde esa fecha y las revisiones se sujetan al Anexo Dos, Sección I.4, y a la Cláusula Vigésima Cuarta; la revisión final podrá concluir después del Lanzamiento en Firme:</w:t>
        </w:r>
      </w:ins>
      <w:commentRangeEnd w:id="25"/>
      <w:r>
        <w:commentReference w:id="25"/>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87"/>
        <w:gridCol w:w="3694"/>
        <w:gridCol w:w="1477"/>
      </w:tblGrid>
      <w:tr>
        <w:trPr>
          <w:cantSplit/>
          <w:tblHeader/>
        </w:trPr>
        <w:tc>
          <w:tcPr>
            <w:tcW w:type="dxa" w:w="4187"/>
            <w:shd w:fill="EEF2F5" w:color="auto" w:val="clear"/>
            <w:tcMar>
              <w:top w:type="dxa" w:w="60"/>
              <w:left w:type="dxa" w:w="90"/>
              <w:bottom w:type="dxa" w:w="60"/>
              <w:right w:type="dxa" w:w="90"/>
            </w:tcMar>
            <w:vAlign w:val="top"/>
          </w:tcPr>
          <w:p>
            <w:pPr>
              <w:spacing w:after="0" w:line="252"/>
            </w:pPr>
            <w:ins w:id="140" w:author="LSSM" w:date="2026-09-10T12:00:00Z">
              <w:r>
                <w:rPr>
                  <w:rFonts w:ascii="Liberation Serif" w:cs="Liberation Serif" w:eastAsia="Liberation Serif" w:hAnsi="Liberation Serif"/>
                  <w:b/>
                  <w:bCs/>
                  <w:i w:val="false"/>
                  <w:iCs w:val="false"/>
                  <w:color w:val="1A1A1A"/>
                  <w:sz w:val="19"/>
                  <w:szCs w:val="19"/>
                </w:rPr>
                <w:t xml:space="preserve">Hito</w:t>
              </w:r>
            </w:ins>
          </w:p>
        </w:tc>
        <w:tc>
          <w:tcPr>
            <w:tcW w:type="dxa" w:w="3694"/>
            <w:shd w:fill="EEF2F5" w:color="auto" w:val="clear"/>
            <w:tcMar>
              <w:top w:type="dxa" w:w="60"/>
              <w:left w:type="dxa" w:w="90"/>
              <w:bottom w:type="dxa" w:w="60"/>
              <w:right w:type="dxa" w:w="90"/>
            </w:tcMar>
            <w:vAlign w:val="top"/>
          </w:tcPr>
          <w:p>
            <w:pPr>
              <w:spacing w:after="0" w:line="252"/>
            </w:pPr>
            <w:ins w:id="141" w:author="LSSM" w:date="2026-09-10T12:00:00Z">
              <w:r>
                <w:rPr>
                  <w:rFonts w:ascii="Liberation Serif" w:cs="Liberation Serif" w:eastAsia="Liberation Serif" w:hAnsi="Liberation Serif"/>
                  <w:b/>
                  <w:bCs/>
                  <w:i w:val="false"/>
                  <w:iCs w:val="false"/>
                  <w:color w:val="1A1A1A"/>
                  <w:sz w:val="19"/>
                  <w:szCs w:val="19"/>
                </w:rPr>
                <w:t xml:space="preserve">Regla</w:t>
              </w:r>
            </w:ins>
          </w:p>
        </w:tc>
        <w:tc>
          <w:tcPr>
            <w:tcW w:type="dxa" w:w="1477"/>
            <w:shd w:fill="EEF2F5" w:color="auto" w:val="clear"/>
            <w:tcMar>
              <w:top w:type="dxa" w:w="60"/>
              <w:left w:type="dxa" w:w="90"/>
              <w:bottom w:type="dxa" w:w="60"/>
              <w:right w:type="dxa" w:w="90"/>
            </w:tcMar>
            <w:vAlign w:val="top"/>
          </w:tcPr>
          <w:p>
            <w:pPr>
              <w:spacing w:after="0" w:line="252"/>
            </w:pPr>
            <w:ins w:id="142" w:author="LSSM" w:date="2026-09-10T12:00:00Z">
              <w:r>
                <w:rPr>
                  <w:rFonts w:ascii="Liberation Serif" w:cs="Liberation Serif" w:eastAsia="Liberation Serif" w:hAnsi="Liberation Serif"/>
                  <w:b/>
                  <w:bCs/>
                  <w:i w:val="false"/>
                  <w:iCs w:val="false"/>
                  <w:color w:val="1A1A1A"/>
                  <w:sz w:val="19"/>
                  <w:szCs w:val="19"/>
                </w:rPr>
                <w:t xml:space="preserve">Fecha</w:t>
              </w:r>
            </w:ins>
          </w:p>
        </w:tc>
      </w:tr>
      <w:tr>
        <w:trPr>
          <w:cantSplit/>
          <w:tblHeader w:val="false"/>
        </w:trPr>
        <w:tc>
          <w:tcPr>
            <w:tcW w:type="dxa" w:w="4187"/>
            <w:tcMar>
              <w:top w:type="dxa" w:w="60"/>
              <w:left w:type="dxa" w:w="90"/>
              <w:bottom w:type="dxa" w:w="60"/>
              <w:right w:type="dxa" w:w="90"/>
            </w:tcMar>
            <w:vAlign w:val="top"/>
          </w:tcPr>
          <w:p>
            <w:pPr>
              <w:spacing w:after="0" w:line="252"/>
            </w:pPr>
            <w:ins w:id="143" w:author="LSSM" w:date="2026-09-10T12:00:00Z">
              <w:r>
                <w:rPr>
                  <w:rFonts w:ascii="Liberation Serif" w:cs="Liberation Serif" w:eastAsia="Liberation Serif" w:hAnsi="Liberation Serif"/>
                  <w:b w:val="false"/>
                  <w:bCs w:val="false"/>
                  <w:i w:val="false"/>
                  <w:iCs w:val="false"/>
                  <w:color w:val="1A1A1A"/>
                  <w:sz w:val="19"/>
                  <w:szCs w:val="19"/>
                </w:rPr>
                <w:t xml:space="preserve">Inicio de los trabajos (Semana 1)</w:t>
              </w:r>
            </w:ins>
          </w:p>
        </w:tc>
        <w:tc>
          <w:tcPr>
            <w:tcW w:type="dxa" w:w="3694"/>
            <w:tcMar>
              <w:top w:type="dxa" w:w="60"/>
              <w:left w:type="dxa" w:w="90"/>
              <w:bottom w:type="dxa" w:w="60"/>
              <w:right w:type="dxa" w:w="90"/>
            </w:tcMar>
            <w:vAlign w:val="top"/>
          </w:tcPr>
          <w:p>
            <w:pPr>
              <w:spacing w:after="0" w:line="252"/>
            </w:pPr>
            <w:ins w:id="144" w:author="LSSM" w:date="2026-09-10T12:00:00Z">
              <w:r>
                <w:rPr>
                  <w:rFonts w:ascii="Liberation Serif" w:cs="Liberation Serif" w:eastAsia="Liberation Serif" w:hAnsi="Liberation Serif"/>
                  <w:b w:val="false"/>
                  <w:bCs w:val="false"/>
                  <w:i w:val="false"/>
                  <w:iCs w:val="false"/>
                  <w:color w:val="1A1A1A"/>
                  <w:sz w:val="19"/>
                  <w:szCs w:val="19"/>
                </w:rPr>
                <w:t xml:space="preserve">Cláusula Segunda: entrega de los Bloques 0 y A</w:t>
              </w:r>
            </w:ins>
          </w:p>
        </w:tc>
        <w:tc>
          <w:tcPr>
            <w:tcW w:type="dxa" w:w="1477"/>
            <w:tcMar>
              <w:top w:type="dxa" w:w="60"/>
              <w:left w:type="dxa" w:w="90"/>
              <w:bottom w:type="dxa" w:w="60"/>
              <w:right w:type="dxa" w:w="90"/>
            </w:tcMar>
            <w:vAlign w:val="top"/>
          </w:tcPr>
          <w:p>
            <w:pPr>
              <w:spacing w:after="0" w:line="252"/>
            </w:pPr>
            <w:ins w:id="145" w:author="LSSM" w:date="2026-09-10T12:00:00Z">
              <w:r>
                <w:rPr>
                  <w:rFonts w:ascii="Liberation Serif" w:cs="Liberation Serif" w:eastAsia="Liberation Serif" w:hAnsi="Liberation Serif"/>
                  <w:b w:val="false"/>
                  <w:bCs w:val="false"/>
                  <w:i w:val="false"/>
                  <w:iCs w:val="false"/>
                  <w:color w:val="1A1A1A"/>
                  <w:sz w:val="19"/>
                  <w:szCs w:val="19"/>
                </w:rPr>
                <w:t xml:space="preserve">20 de septiembre de 2026</w:t>
              </w:r>
            </w:ins>
          </w:p>
        </w:tc>
      </w:tr>
      <w:tr>
        <w:trPr>
          <w:cantSplit/>
          <w:tblHeader w:val="false"/>
        </w:trPr>
        <w:tc>
          <w:tcPr>
            <w:tcW w:type="dxa" w:w="4187"/>
            <w:tcMar>
              <w:top w:type="dxa" w:w="60"/>
              <w:left w:type="dxa" w:w="90"/>
              <w:bottom w:type="dxa" w:w="60"/>
              <w:right w:type="dxa" w:w="90"/>
            </w:tcMar>
            <w:vAlign w:val="top"/>
          </w:tcPr>
          <w:p>
            <w:pPr>
              <w:spacing w:after="0" w:line="252"/>
            </w:pPr>
            <w:ins w:id="146" w:author="LSSM" w:date="2026-09-10T12:00:00Z">
              <w:r>
                <w:rPr>
                  <w:rFonts w:ascii="Liberation Serif" w:cs="Liberation Serif" w:eastAsia="Liberation Serif" w:hAnsi="Liberation Serif"/>
                  <w:b w:val="false"/>
                  <w:bCs w:val="false"/>
                  <w:i w:val="false"/>
                  <w:iCs w:val="false"/>
                  <w:color w:val="1A1A1A"/>
                  <w:sz w:val="19"/>
                  <w:szCs w:val="19"/>
                </w:rPr>
                <w:t xml:space="preserve">Aprobación 1 · diseño y página pilar</w:t>
              </w:r>
            </w:ins>
          </w:p>
        </w:tc>
        <w:tc>
          <w:tcPr>
            <w:tcW w:type="dxa" w:w="3694"/>
            <w:tcMar>
              <w:top w:type="dxa" w:w="60"/>
              <w:left w:type="dxa" w:w="90"/>
              <w:bottom w:type="dxa" w:w="60"/>
              <w:right w:type="dxa" w:w="90"/>
            </w:tcMar>
            <w:vAlign w:val="top"/>
          </w:tcPr>
          <w:p>
            <w:pPr>
              <w:spacing w:after="0" w:line="252"/>
            </w:pPr>
            <w:ins w:id="147" w:author="LSSM" w:date="2026-09-10T12:00:00Z">
              <w:r>
                <w:rPr>
                  <w:rFonts w:ascii="Liberation Serif" w:cs="Liberation Serif" w:eastAsia="Liberation Serif" w:hAnsi="Liberation Serif"/>
                  <w:b w:val="false"/>
                  <w:bCs w:val="false"/>
                  <w:i w:val="false"/>
                  <w:iCs w:val="false"/>
                  <w:color w:val="1A1A1A"/>
                  <w:sz w:val="19"/>
                  <w:szCs w:val="19"/>
                </w:rPr>
                <w:t xml:space="preserve">Anexo Dos I.4: fin de la Semana 3</w:t>
              </w:r>
            </w:ins>
          </w:p>
        </w:tc>
        <w:tc>
          <w:tcPr>
            <w:tcW w:type="dxa" w:w="1477"/>
            <w:tcMar>
              <w:top w:type="dxa" w:w="60"/>
              <w:left w:type="dxa" w:w="90"/>
              <w:bottom w:type="dxa" w:w="60"/>
              <w:right w:type="dxa" w:w="90"/>
            </w:tcMar>
            <w:vAlign w:val="top"/>
          </w:tcPr>
          <w:p>
            <w:pPr>
              <w:spacing w:after="0" w:line="252"/>
            </w:pPr>
            <w:ins w:id="148" w:author="LSSM" w:date="2026-09-10T12:00:00Z">
              <w:r>
                <w:rPr>
                  <w:rFonts w:ascii="Liberation Serif" w:cs="Liberation Serif" w:eastAsia="Liberation Serif" w:hAnsi="Liberation Serif"/>
                  <w:b w:val="false"/>
                  <w:bCs w:val="false"/>
                  <w:i w:val="false"/>
                  <w:iCs w:val="false"/>
                  <w:color w:val="1A1A1A"/>
                  <w:sz w:val="19"/>
                  <w:szCs w:val="19"/>
                </w:rPr>
                <w:t xml:space="preserve">10 de octubre de 2026</w:t>
              </w:r>
            </w:ins>
          </w:p>
        </w:tc>
      </w:tr>
      <w:tr>
        <w:trPr>
          <w:cantSplit/>
          <w:tblHeader w:val="false"/>
        </w:trPr>
        <w:tc>
          <w:tcPr>
            <w:tcW w:type="dxa" w:w="4187"/>
            <w:tcMar>
              <w:top w:type="dxa" w:w="60"/>
              <w:left w:type="dxa" w:w="90"/>
              <w:bottom w:type="dxa" w:w="60"/>
              <w:right w:type="dxa" w:w="90"/>
            </w:tcMar>
            <w:vAlign w:val="top"/>
          </w:tcPr>
          <w:p>
            <w:pPr>
              <w:spacing w:after="0" w:line="252"/>
            </w:pPr>
            <w:ins w:id="149" w:author="LSSM" w:date="2026-09-10T12:00:00Z">
              <w:r>
                <w:rPr>
                  <w:rFonts w:ascii="Liberation Serif" w:cs="Liberation Serif" w:eastAsia="Liberation Serif" w:hAnsi="Liberation Serif"/>
                  <w:b w:val="false"/>
                  <w:bCs w:val="false"/>
                  <w:i w:val="false"/>
                  <w:iCs w:val="false"/>
                  <w:color w:val="1A1A1A"/>
                  <w:sz w:val="19"/>
                  <w:szCs w:val="19"/>
                </w:rPr>
                <w:t xml:space="preserve">Aprobación 2 · 50 % del sitio; primera exhibición exigible</w:t>
              </w:r>
            </w:ins>
          </w:p>
        </w:tc>
        <w:tc>
          <w:tcPr>
            <w:tcW w:type="dxa" w:w="3694"/>
            <w:tcMar>
              <w:top w:type="dxa" w:w="60"/>
              <w:left w:type="dxa" w:w="90"/>
              <w:bottom w:type="dxa" w:w="60"/>
              <w:right w:type="dxa" w:w="90"/>
            </w:tcMar>
            <w:vAlign w:val="top"/>
          </w:tcPr>
          <w:p>
            <w:pPr>
              <w:spacing w:after="0" w:line="252"/>
            </w:pPr>
            <w:ins w:id="150" w:author="LSSM" w:date="2026-09-10T12:00:00Z">
              <w:r>
                <w:rPr>
                  <w:rFonts w:ascii="Liberation Serif" w:cs="Liberation Serif" w:eastAsia="Liberation Serif" w:hAnsi="Liberation Serif"/>
                  <w:b w:val="false"/>
                  <w:bCs w:val="false"/>
                  <w:i w:val="false"/>
                  <w:iCs w:val="false"/>
                  <w:color w:val="1A1A1A"/>
                  <w:sz w:val="19"/>
                  <w:szCs w:val="19"/>
                </w:rPr>
                <w:t xml:space="preserve">Anexo Dos I.4: fin de la Semana 5; Novena I</w:t>
              </w:r>
            </w:ins>
          </w:p>
        </w:tc>
        <w:tc>
          <w:tcPr>
            <w:tcW w:type="dxa" w:w="1477"/>
            <w:tcMar>
              <w:top w:type="dxa" w:w="60"/>
              <w:left w:type="dxa" w:w="90"/>
              <w:bottom w:type="dxa" w:w="60"/>
              <w:right w:type="dxa" w:w="90"/>
            </w:tcMar>
            <w:vAlign w:val="top"/>
          </w:tcPr>
          <w:p>
            <w:pPr>
              <w:spacing w:after="0" w:line="252"/>
            </w:pPr>
            <w:ins w:id="151" w:author="LSSM" w:date="2026-09-10T12:00:00Z">
              <w:r>
                <w:rPr>
                  <w:rFonts w:ascii="Liberation Serif" w:cs="Liberation Serif" w:eastAsia="Liberation Serif" w:hAnsi="Liberation Serif"/>
                  <w:b w:val="false"/>
                  <w:bCs w:val="false"/>
                  <w:i w:val="false"/>
                  <w:iCs w:val="false"/>
                  <w:color w:val="1A1A1A"/>
                  <w:sz w:val="19"/>
                  <w:szCs w:val="19"/>
                </w:rPr>
                <w:t xml:space="preserve">24 de octubre de 2026</w:t>
              </w:r>
            </w:ins>
          </w:p>
        </w:tc>
      </w:tr>
      <w:tr>
        <w:trPr>
          <w:cantSplit/>
          <w:tblHeader w:val="false"/>
        </w:trPr>
        <w:tc>
          <w:tcPr>
            <w:tcW w:type="dxa" w:w="4187"/>
            <w:tcMar>
              <w:top w:type="dxa" w:w="60"/>
              <w:left w:type="dxa" w:w="90"/>
              <w:bottom w:type="dxa" w:w="60"/>
              <w:right w:type="dxa" w:w="90"/>
            </w:tcMar>
            <w:vAlign w:val="top"/>
          </w:tcPr>
          <w:p>
            <w:pPr>
              <w:spacing w:after="0" w:line="252"/>
            </w:pPr>
            <w:ins w:id="152" w:author="LSSM" w:date="2026-09-10T12:00:00Z">
              <w:r>
                <w:rPr>
                  <w:rFonts w:ascii="Liberation Serif" w:cs="Liberation Serif" w:eastAsia="Liberation Serif" w:hAnsi="Liberation Serif"/>
                  <w:b w:val="false"/>
                  <w:bCs w:val="false"/>
                  <w:i w:val="false"/>
                  <w:iCs w:val="false"/>
                  <w:color w:val="1A1A1A"/>
                  <w:sz w:val="19"/>
                  <w:szCs w:val="19"/>
                </w:rPr>
                <w:t xml:space="preserve">Aceptación tácita de la Aprobación 2, a falta de observaciones</w:t>
              </w:r>
            </w:ins>
          </w:p>
        </w:tc>
        <w:tc>
          <w:tcPr>
            <w:tcW w:type="dxa" w:w="3694"/>
            <w:tcMar>
              <w:top w:type="dxa" w:w="60"/>
              <w:left w:type="dxa" w:w="90"/>
              <w:bottom w:type="dxa" w:w="60"/>
              <w:right w:type="dxa" w:w="90"/>
            </w:tcMar>
            <w:vAlign w:val="top"/>
          </w:tcPr>
          <w:p>
            <w:pPr>
              <w:spacing w:after="0" w:line="252"/>
            </w:pPr>
            <w:ins w:id="153" w:author="LSSM" w:date="2026-09-10T12:00:00Z">
              <w:r>
                <w:rPr>
                  <w:rFonts w:ascii="Liberation Serif" w:cs="Liberation Serif" w:eastAsia="Liberation Serif" w:hAnsi="Liberation Serif"/>
                  <w:b w:val="false"/>
                  <w:bCs w:val="false"/>
                  <w:i w:val="false"/>
                  <w:iCs w:val="false"/>
                  <w:color w:val="1A1A1A"/>
                  <w:sz w:val="19"/>
                  <w:szCs w:val="19"/>
                </w:rPr>
                <w:t xml:space="preserve">Décima: 6 días hábiles</w:t>
              </w:r>
            </w:ins>
          </w:p>
        </w:tc>
        <w:tc>
          <w:tcPr>
            <w:tcW w:type="dxa" w:w="1477"/>
            <w:tcMar>
              <w:top w:type="dxa" w:w="60"/>
              <w:left w:type="dxa" w:w="90"/>
              <w:bottom w:type="dxa" w:w="60"/>
              <w:right w:type="dxa" w:w="90"/>
            </w:tcMar>
            <w:vAlign w:val="top"/>
          </w:tcPr>
          <w:p>
            <w:pPr>
              <w:spacing w:after="0" w:line="252"/>
            </w:pPr>
            <w:ins w:id="154" w:author="LSSM" w:date="2026-09-10T12:00:00Z">
              <w:r>
                <w:rPr>
                  <w:rFonts w:ascii="Liberation Serif" w:cs="Liberation Serif" w:eastAsia="Liberation Serif" w:hAnsi="Liberation Serif"/>
                  <w:b w:val="false"/>
                  <w:bCs w:val="false"/>
                  <w:i w:val="false"/>
                  <w:iCs w:val="false"/>
                  <w:color w:val="1A1A1A"/>
                  <w:sz w:val="19"/>
                  <w:szCs w:val="19"/>
                </w:rPr>
                <w:t xml:space="preserve">2 de noviembre de 2026</w:t>
              </w:r>
            </w:ins>
          </w:p>
        </w:tc>
      </w:tr>
      <w:tr>
        <w:trPr>
          <w:cantSplit/>
          <w:tblHeader w:val="false"/>
        </w:trPr>
        <w:tc>
          <w:tcPr>
            <w:tcW w:type="dxa" w:w="4187"/>
            <w:tcMar>
              <w:top w:type="dxa" w:w="60"/>
              <w:left w:type="dxa" w:w="90"/>
              <w:bottom w:type="dxa" w:w="60"/>
              <w:right w:type="dxa" w:w="90"/>
            </w:tcMar>
            <w:vAlign w:val="top"/>
          </w:tcPr>
          <w:p>
            <w:pPr>
              <w:spacing w:after="0" w:line="252"/>
            </w:pPr>
            <w:ins w:id="155" w:author="LSSM" w:date="2026-09-10T12:00:00Z">
              <w:r>
                <w:rPr>
                  <w:rFonts w:ascii="Liberation Serif" w:cs="Liberation Serif" w:eastAsia="Liberation Serif" w:hAnsi="Liberation Serif"/>
                  <w:b w:val="false"/>
                  <w:bCs w:val="false"/>
                  <w:i w:val="false"/>
                  <w:iCs w:val="false"/>
                  <w:color w:val="1A1A1A"/>
                  <w:sz w:val="19"/>
                  <w:szCs w:val="19"/>
                </w:rPr>
                <w:t xml:space="preserve">Aprobación 3 · pre-lanzamiento</w:t>
              </w:r>
            </w:ins>
          </w:p>
        </w:tc>
        <w:tc>
          <w:tcPr>
            <w:tcW w:type="dxa" w:w="3694"/>
            <w:tcMar>
              <w:top w:type="dxa" w:w="60"/>
              <w:left w:type="dxa" w:w="90"/>
              <w:bottom w:type="dxa" w:w="60"/>
              <w:right w:type="dxa" w:w="90"/>
            </w:tcMar>
            <w:vAlign w:val="top"/>
          </w:tcPr>
          <w:p>
            <w:pPr>
              <w:spacing w:after="0" w:line="252"/>
            </w:pPr>
            <w:ins w:id="156" w:author="LSSM" w:date="2026-09-10T12:00:00Z">
              <w:r>
                <w:rPr>
                  <w:rFonts w:ascii="Liberation Serif" w:cs="Liberation Serif" w:eastAsia="Liberation Serif" w:hAnsi="Liberation Serif"/>
                  <w:b w:val="false"/>
                  <w:bCs w:val="false"/>
                  <w:i w:val="false"/>
                  <w:iCs w:val="false"/>
                  <w:color w:val="1A1A1A"/>
                  <w:sz w:val="19"/>
                  <w:szCs w:val="19"/>
                </w:rPr>
                <w:t xml:space="preserve">Anexo Dos I.4: Semana 9</w:t>
              </w:r>
            </w:ins>
          </w:p>
        </w:tc>
        <w:tc>
          <w:tcPr>
            <w:tcW w:type="dxa" w:w="1477"/>
            <w:tcMar>
              <w:top w:type="dxa" w:w="60"/>
              <w:left w:type="dxa" w:w="90"/>
              <w:bottom w:type="dxa" w:w="60"/>
              <w:right w:type="dxa" w:w="90"/>
            </w:tcMar>
            <w:vAlign w:val="top"/>
          </w:tcPr>
          <w:p>
            <w:pPr>
              <w:spacing w:after="0" w:line="252"/>
            </w:pPr>
            <w:ins w:id="157" w:author="LSSM" w:date="2026-09-10T12:00:00Z">
              <w:r>
                <w:rPr>
                  <w:rFonts w:ascii="Liberation Serif" w:cs="Liberation Serif" w:eastAsia="Liberation Serif" w:hAnsi="Liberation Serif"/>
                  <w:b w:val="false"/>
                  <w:bCs w:val="false"/>
                  <w:i w:val="false"/>
                  <w:iCs w:val="false"/>
                  <w:color w:val="1A1A1A"/>
                  <w:sz w:val="19"/>
                  <w:szCs w:val="19"/>
                </w:rPr>
                <w:t xml:space="preserve">21 de noviembre de 2026</w:t>
              </w:r>
            </w:ins>
          </w:p>
        </w:tc>
      </w:tr>
      <w:tr>
        <w:trPr>
          <w:cantSplit/>
          <w:tblHeader w:val="false"/>
        </w:trPr>
        <w:tc>
          <w:tcPr>
            <w:tcW w:type="dxa" w:w="4187"/>
            <w:tcMar>
              <w:top w:type="dxa" w:w="60"/>
              <w:left w:type="dxa" w:w="90"/>
              <w:bottom w:type="dxa" w:w="60"/>
              <w:right w:type="dxa" w:w="90"/>
            </w:tcMar>
            <w:vAlign w:val="top"/>
          </w:tcPr>
          <w:p>
            <w:pPr>
              <w:spacing w:after="0" w:line="252"/>
            </w:pPr>
            <w:ins w:id="158" w:author="LSSM" w:date="2026-09-10T12:00:00Z">
              <w:r>
                <w:rPr>
                  <w:rFonts w:ascii="Liberation Serif" w:cs="Liberation Serif" w:eastAsia="Liberation Serif" w:hAnsi="Liberation Serif"/>
                  <w:b w:val="false"/>
                  <w:bCs w:val="false"/>
                  <w:i w:val="false"/>
                  <w:iCs w:val="false"/>
                  <w:color w:val="1A1A1A"/>
                  <w:sz w:val="19"/>
                  <w:szCs w:val="19"/>
                </w:rPr>
                <w:t xml:space="preserve">Lanzamiento en Firme · Aprobación 4 · término de los Proyectos A y B</w:t>
              </w:r>
            </w:ins>
          </w:p>
        </w:tc>
        <w:tc>
          <w:tcPr>
            <w:tcW w:type="dxa" w:w="3694"/>
            <w:tcMar>
              <w:top w:type="dxa" w:w="60"/>
              <w:left w:type="dxa" w:w="90"/>
              <w:bottom w:type="dxa" w:w="60"/>
              <w:right w:type="dxa" w:w="90"/>
            </w:tcMar>
            <w:vAlign w:val="top"/>
          </w:tcPr>
          <w:p>
            <w:pPr>
              <w:spacing w:after="0" w:line="252"/>
            </w:pPr>
            <w:ins w:id="159" w:author="LSSM" w:date="2026-09-10T12:00:00Z">
              <w:r>
                <w:rPr>
                  <w:rFonts w:ascii="Liberation Serif" w:cs="Liberation Serif" w:eastAsia="Liberation Serif" w:hAnsi="Liberation Serif"/>
                  <w:b w:val="false"/>
                  <w:bCs w:val="false"/>
                  <w:i w:val="false"/>
                  <w:iCs w:val="false"/>
                  <w:color w:val="1A1A1A"/>
                  <w:sz w:val="19"/>
                  <w:szCs w:val="19"/>
                </w:rPr>
                <w:t xml:space="preserve">Cláusulas Primera, Tercera y Cuarta: término de la Semana 10</w:t>
              </w:r>
            </w:ins>
          </w:p>
        </w:tc>
        <w:tc>
          <w:tcPr>
            <w:tcW w:type="dxa" w:w="1477"/>
            <w:tcMar>
              <w:top w:type="dxa" w:w="60"/>
              <w:left w:type="dxa" w:w="90"/>
              <w:bottom w:type="dxa" w:w="60"/>
              <w:right w:type="dxa" w:w="90"/>
            </w:tcMar>
            <w:vAlign w:val="top"/>
          </w:tcPr>
          <w:p>
            <w:pPr>
              <w:spacing w:after="0" w:line="252"/>
            </w:pPr>
            <w:ins w:id="160" w:author="LSSM" w:date="2026-09-10T12:00:00Z">
              <w:r>
                <w:rPr>
                  <w:rFonts w:ascii="Liberation Serif" w:cs="Liberation Serif" w:eastAsia="Liberation Serif" w:hAnsi="Liberation Serif"/>
                  <w:b w:val="false"/>
                  <w:bCs w:val="false"/>
                  <w:i w:val="false"/>
                  <w:iCs w:val="false"/>
                  <w:color w:val="1A1A1A"/>
                  <w:sz w:val="19"/>
                  <w:szCs w:val="19"/>
                </w:rPr>
                <w:t xml:space="preserve">28 de noviembre de 2026</w:t>
              </w:r>
            </w:ins>
          </w:p>
        </w:tc>
      </w:tr>
      <w:tr>
        <w:trPr>
          <w:cantSplit/>
          <w:tblHeader w:val="false"/>
        </w:trPr>
        <w:tc>
          <w:tcPr>
            <w:tcW w:type="dxa" w:w="4187"/>
            <w:tcMar>
              <w:top w:type="dxa" w:w="60"/>
              <w:left w:type="dxa" w:w="90"/>
              <w:bottom w:type="dxa" w:w="60"/>
              <w:right w:type="dxa" w:w="90"/>
            </w:tcMar>
            <w:vAlign w:val="top"/>
          </w:tcPr>
          <w:p>
            <w:pPr>
              <w:spacing w:after="0" w:line="252"/>
            </w:pPr>
            <w:ins w:id="161" w:author="LSSM" w:date="2026-09-10T12:00:00Z">
              <w:r>
                <w:rPr>
                  <w:rFonts w:ascii="Liberation Serif" w:cs="Liberation Serif" w:eastAsia="Liberation Serif" w:hAnsi="Liberation Serif"/>
                  <w:b w:val="false"/>
                  <w:bCs w:val="false"/>
                  <w:i w:val="false"/>
                  <w:iCs w:val="false"/>
                  <w:color w:val="1A1A1A"/>
                  <w:sz w:val="19"/>
                  <w:szCs w:val="19"/>
                </w:rPr>
                <w:t xml:space="preserve">Aceptación tácita final; segunda exhibición exigible</w:t>
              </w:r>
            </w:ins>
          </w:p>
        </w:tc>
        <w:tc>
          <w:tcPr>
            <w:tcW w:type="dxa" w:w="3694"/>
            <w:tcMar>
              <w:top w:type="dxa" w:w="60"/>
              <w:left w:type="dxa" w:w="90"/>
              <w:bottom w:type="dxa" w:w="60"/>
              <w:right w:type="dxa" w:w="90"/>
            </w:tcMar>
            <w:vAlign w:val="top"/>
          </w:tcPr>
          <w:p>
            <w:pPr>
              <w:spacing w:after="0" w:line="252"/>
            </w:pPr>
            <w:ins w:id="162" w:author="LSSM" w:date="2026-09-10T12:00:00Z">
              <w:r>
                <w:rPr>
                  <w:rFonts w:ascii="Liberation Serif" w:cs="Liberation Serif" w:eastAsia="Liberation Serif" w:hAnsi="Liberation Serif"/>
                  <w:b w:val="false"/>
                  <w:bCs w:val="false"/>
                  <w:i w:val="false"/>
                  <w:iCs w:val="false"/>
                  <w:color w:val="1A1A1A"/>
                  <w:sz w:val="19"/>
                  <w:szCs w:val="19"/>
                </w:rPr>
                <w:t xml:space="preserve">Décima y Novena I: 6 días hábiles</w:t>
              </w:r>
            </w:ins>
          </w:p>
        </w:tc>
        <w:tc>
          <w:tcPr>
            <w:tcW w:type="dxa" w:w="1477"/>
            <w:tcMar>
              <w:top w:type="dxa" w:w="60"/>
              <w:left w:type="dxa" w:w="90"/>
              <w:bottom w:type="dxa" w:w="60"/>
              <w:right w:type="dxa" w:w="90"/>
            </w:tcMar>
            <w:vAlign w:val="top"/>
          </w:tcPr>
          <w:p>
            <w:pPr>
              <w:spacing w:after="0" w:line="252"/>
            </w:pPr>
            <w:ins w:id="163" w:author="LSSM" w:date="2026-09-10T12:00:00Z">
              <w:r>
                <w:rPr>
                  <w:rFonts w:ascii="Liberation Serif" w:cs="Liberation Serif" w:eastAsia="Liberation Serif" w:hAnsi="Liberation Serif"/>
                  <w:b w:val="false"/>
                  <w:bCs w:val="false"/>
                  <w:i w:val="false"/>
                  <w:iCs w:val="false"/>
                  <w:color w:val="1A1A1A"/>
                  <w:sz w:val="19"/>
                  <w:szCs w:val="19"/>
                </w:rPr>
                <w:t xml:space="preserve">7 de diciembre de 2026</w:t>
              </w:r>
            </w:ins>
          </w:p>
        </w:tc>
      </w:tr>
      <w:tr>
        <w:trPr>
          <w:cantSplit/>
          <w:tblHeader w:val="false"/>
        </w:trPr>
        <w:tc>
          <w:tcPr>
            <w:tcW w:type="dxa" w:w="4187"/>
            <w:tcMar>
              <w:top w:type="dxa" w:w="60"/>
              <w:left w:type="dxa" w:w="90"/>
              <w:bottom w:type="dxa" w:w="60"/>
              <w:right w:type="dxa" w:w="90"/>
            </w:tcMar>
            <w:vAlign w:val="top"/>
          </w:tcPr>
          <w:p>
            <w:pPr>
              <w:spacing w:after="0" w:line="252"/>
            </w:pPr>
            <w:ins w:id="164" w:author="LSSM" w:date="2026-09-10T12:00:00Z">
              <w:r>
                <w:rPr>
                  <w:rFonts w:ascii="Liberation Serif" w:cs="Liberation Serif" w:eastAsia="Liberation Serif" w:hAnsi="Liberation Serif"/>
                  <w:b w:val="false"/>
                  <w:bCs w:val="false"/>
                  <w:i w:val="false"/>
                  <w:iCs w:val="false"/>
                  <w:color w:val="1A1A1A"/>
                  <w:sz w:val="19"/>
                  <w:szCs w:val="19"/>
                </w:rPr>
                <w:t xml:space="preserve">Término del Proyecto C (10 semanas)</w:t>
              </w:r>
            </w:ins>
          </w:p>
        </w:tc>
        <w:tc>
          <w:tcPr>
            <w:tcW w:type="dxa" w:w="3694"/>
            <w:tcMar>
              <w:top w:type="dxa" w:w="60"/>
              <w:left w:type="dxa" w:w="90"/>
              <w:bottom w:type="dxa" w:w="60"/>
              <w:right w:type="dxa" w:w="90"/>
            </w:tcMar>
            <w:vAlign w:val="top"/>
          </w:tcPr>
          <w:p>
            <w:pPr>
              <w:spacing w:after="0" w:line="252"/>
            </w:pPr>
            <w:ins w:id="165" w:author="LSSM" w:date="2026-09-10T12:00:00Z">
              <w:r>
                <w:rPr>
                  <w:rFonts w:ascii="Liberation Serif" w:cs="Liberation Serif" w:eastAsia="Liberation Serif" w:hAnsi="Liberation Serif"/>
                  <w:b w:val="false"/>
                  <w:bCs w:val="false"/>
                  <w:i w:val="false"/>
                  <w:iCs w:val="false"/>
                  <w:color w:val="1A1A1A"/>
                  <w:sz w:val="19"/>
                  <w:szCs w:val="19"/>
                </w:rPr>
                <w:t xml:space="preserve">Cláusula Quinta</w:t>
              </w:r>
            </w:ins>
          </w:p>
        </w:tc>
        <w:tc>
          <w:tcPr>
            <w:tcW w:type="dxa" w:w="1477"/>
            <w:tcMar>
              <w:top w:type="dxa" w:w="60"/>
              <w:left w:type="dxa" w:w="90"/>
              <w:bottom w:type="dxa" w:w="60"/>
              <w:right w:type="dxa" w:w="90"/>
            </w:tcMar>
            <w:vAlign w:val="top"/>
          </w:tcPr>
          <w:p>
            <w:pPr>
              <w:spacing w:after="0" w:line="252"/>
            </w:pPr>
            <w:ins w:id="166" w:author="LSSM" w:date="2026-09-10T12:00:00Z">
              <w:r>
                <w:rPr>
                  <w:rFonts w:ascii="Liberation Serif" w:cs="Liberation Serif" w:eastAsia="Liberation Serif" w:hAnsi="Liberation Serif"/>
                  <w:b w:val="false"/>
                  <w:bCs w:val="false"/>
                  <w:i w:val="false"/>
                  <w:iCs w:val="false"/>
                  <w:color w:val="1A1A1A"/>
                  <w:sz w:val="19"/>
                  <w:szCs w:val="19"/>
                </w:rPr>
                <w:t xml:space="preserve">28 de noviembre de 2026</w:t>
              </w:r>
            </w:ins>
          </w:p>
        </w:tc>
      </w:tr>
      <w:tr>
        <w:trPr>
          <w:cantSplit/>
          <w:tblHeader w:val="false"/>
        </w:trPr>
        <w:tc>
          <w:tcPr>
            <w:tcW w:type="dxa" w:w="4187"/>
            <w:tcMar>
              <w:top w:type="dxa" w:w="60"/>
              <w:left w:type="dxa" w:w="90"/>
              <w:bottom w:type="dxa" w:w="60"/>
              <w:right w:type="dxa" w:w="90"/>
            </w:tcMar>
            <w:vAlign w:val="top"/>
          </w:tcPr>
          <w:p>
            <w:pPr>
              <w:spacing w:after="0" w:line="252"/>
            </w:pPr>
            <w:ins w:id="167" w:author="LSSM" w:date="2026-09-10T12:00:00Z">
              <w:r>
                <w:rPr>
                  <w:rFonts w:ascii="Liberation Serif" w:cs="Liberation Serif" w:eastAsia="Liberation Serif" w:hAnsi="Liberation Serif"/>
                  <w:b w:val="false"/>
                  <w:bCs w:val="false"/>
                  <w:i w:val="false"/>
                  <w:iCs w:val="false"/>
                  <w:color w:val="1A1A1A"/>
                  <w:sz w:val="19"/>
                  <w:szCs w:val="19"/>
                </w:rPr>
                <w:t xml:space="preserve">Conclusión del Periodo de Estabilización (6 semanas)</w:t>
              </w:r>
            </w:ins>
          </w:p>
        </w:tc>
        <w:tc>
          <w:tcPr>
            <w:tcW w:type="dxa" w:w="3694"/>
            <w:tcMar>
              <w:top w:type="dxa" w:w="60"/>
              <w:left w:type="dxa" w:w="90"/>
              <w:bottom w:type="dxa" w:w="60"/>
              <w:right w:type="dxa" w:w="90"/>
            </w:tcMar>
            <w:vAlign w:val="top"/>
          </w:tcPr>
          <w:p>
            <w:pPr>
              <w:spacing w:after="0" w:line="252"/>
            </w:pPr>
            <w:ins w:id="168" w:author="LSSM" w:date="2026-09-10T12:00:00Z">
              <w:r>
                <w:rPr>
                  <w:rFonts w:ascii="Liberation Serif" w:cs="Liberation Serif" w:eastAsia="Liberation Serif" w:hAnsi="Liberation Serif"/>
                  <w:b w:val="false"/>
                  <w:bCs w:val="false"/>
                  <w:i w:val="false"/>
                  <w:iCs w:val="false"/>
                  <w:color w:val="1A1A1A"/>
                  <w:sz w:val="19"/>
                  <w:szCs w:val="19"/>
                </w:rPr>
                <w:t xml:space="preserve">Cláusula Primera</w:t>
              </w:r>
            </w:ins>
          </w:p>
        </w:tc>
        <w:tc>
          <w:tcPr>
            <w:tcW w:type="dxa" w:w="1477"/>
            <w:tcMar>
              <w:top w:type="dxa" w:w="60"/>
              <w:left w:type="dxa" w:w="90"/>
              <w:bottom w:type="dxa" w:w="60"/>
              <w:right w:type="dxa" w:w="90"/>
            </w:tcMar>
            <w:vAlign w:val="top"/>
          </w:tcPr>
          <w:p>
            <w:pPr>
              <w:spacing w:after="0" w:line="252"/>
            </w:pPr>
            <w:ins w:id="169" w:author="LSSM" w:date="2026-09-10T12:00:00Z">
              <w:r>
                <w:rPr>
                  <w:rFonts w:ascii="Liberation Serif" w:cs="Liberation Serif" w:eastAsia="Liberation Serif" w:hAnsi="Liberation Serif"/>
                  <w:b w:val="false"/>
                  <w:bCs w:val="false"/>
                  <w:i w:val="false"/>
                  <w:iCs w:val="false"/>
                  <w:color w:val="1A1A1A"/>
                  <w:sz w:val="19"/>
                  <w:szCs w:val="19"/>
                </w:rPr>
                <w:t xml:space="preserve">9 de enero de 2027</w:t>
              </w:r>
            </w:ins>
          </w:p>
        </w:tc>
      </w:tr>
      <w:tr>
        <w:trPr>
          <w:cantSplit/>
          <w:tblHeader w:val="false"/>
        </w:trPr>
        <w:tc>
          <w:tcPr>
            <w:tcW w:type="dxa" w:w="4187"/>
            <w:tcMar>
              <w:top w:type="dxa" w:w="60"/>
              <w:left w:type="dxa" w:w="90"/>
              <w:bottom w:type="dxa" w:w="60"/>
              <w:right w:type="dxa" w:w="90"/>
            </w:tcMar>
            <w:vAlign w:val="top"/>
          </w:tcPr>
          <w:p>
            <w:pPr>
              <w:spacing w:after="0" w:line="252"/>
            </w:pPr>
            <w:ins w:id="170" w:author="LSSM" w:date="2026-09-10T12:00:00Z">
              <w:r>
                <w:rPr>
                  <w:rFonts w:ascii="Liberation Serif" w:cs="Liberation Serif" w:eastAsia="Liberation Serif" w:hAnsi="Liberation Serif"/>
                  <w:b w:val="false"/>
                  <w:bCs w:val="false"/>
                  <w:i w:val="false"/>
                  <w:iCs w:val="false"/>
                  <w:color w:val="1A1A1A"/>
                  <w:sz w:val="19"/>
                  <w:szCs w:val="19"/>
                </w:rPr>
                <w:t xml:space="preserve">Inicio de la iguala del Proyecto A</w:t>
              </w:r>
            </w:ins>
          </w:p>
        </w:tc>
        <w:tc>
          <w:tcPr>
            <w:tcW w:type="dxa" w:w="3694"/>
            <w:tcMar>
              <w:top w:type="dxa" w:w="60"/>
              <w:left w:type="dxa" w:w="90"/>
              <w:bottom w:type="dxa" w:w="60"/>
              <w:right w:type="dxa" w:w="90"/>
            </w:tcMar>
            <w:vAlign w:val="top"/>
          </w:tcPr>
          <w:p>
            <w:pPr>
              <w:spacing w:after="0" w:line="252"/>
            </w:pPr>
            <w:ins w:id="171" w:author="LSSM" w:date="2026-09-10T12:00:00Z">
              <w:r>
                <w:rPr>
                  <w:rFonts w:ascii="Liberation Serif" w:cs="Liberation Serif" w:eastAsia="Liberation Serif" w:hAnsi="Liberation Serif"/>
                  <w:b w:val="false"/>
                  <w:bCs w:val="false"/>
                  <w:i w:val="false"/>
                  <w:iCs w:val="false"/>
                  <w:color w:val="1A1A1A"/>
                  <w:sz w:val="19"/>
                  <w:szCs w:val="19"/>
                </w:rPr>
                <w:t xml:space="preserve">Novena II.4: primer día del mes siguiente</w:t>
              </w:r>
            </w:ins>
          </w:p>
        </w:tc>
        <w:tc>
          <w:tcPr>
            <w:tcW w:type="dxa" w:w="1477"/>
            <w:tcMar>
              <w:top w:type="dxa" w:w="60"/>
              <w:left w:type="dxa" w:w="90"/>
              <w:bottom w:type="dxa" w:w="60"/>
              <w:right w:type="dxa" w:w="90"/>
            </w:tcMar>
            <w:vAlign w:val="top"/>
          </w:tcPr>
          <w:p>
            <w:pPr>
              <w:spacing w:after="0" w:line="252"/>
            </w:pPr>
            <w:ins w:id="172" w:author="LSSM" w:date="2026-09-10T12:00:00Z">
              <w:r>
                <w:rPr>
                  <w:rFonts w:ascii="Liberation Serif" w:cs="Liberation Serif" w:eastAsia="Liberation Serif" w:hAnsi="Liberation Serif"/>
                  <w:b w:val="false"/>
                  <w:bCs w:val="false"/>
                  <w:i w:val="false"/>
                  <w:iCs w:val="false"/>
                  <w:color w:val="1A1A1A"/>
                  <w:sz w:val="19"/>
                  <w:szCs w:val="19"/>
                </w:rPr>
                <w:t xml:space="preserve">1 de febrero de 2027</w:t>
              </w:r>
            </w:ins>
          </w:p>
        </w:tc>
      </w:tr>
      <w:tr>
        <w:trPr>
          <w:cantSplit/>
          <w:tblHeader w:val="false"/>
        </w:trPr>
        <w:tc>
          <w:tcPr>
            <w:tcW w:type="dxa" w:w="4187"/>
            <w:tcMar>
              <w:top w:type="dxa" w:w="60"/>
              <w:left w:type="dxa" w:w="90"/>
              <w:bottom w:type="dxa" w:w="60"/>
              <w:right w:type="dxa" w:w="90"/>
            </w:tcMar>
            <w:vAlign w:val="top"/>
          </w:tcPr>
          <w:p>
            <w:pPr>
              <w:spacing w:after="0" w:line="252"/>
            </w:pPr>
            <w:ins w:id="173" w:author="LSSM" w:date="2026-09-10T12:00:00Z">
              <w:r>
                <w:rPr>
                  <w:rFonts w:ascii="Liberation Serif" w:cs="Liberation Serif" w:eastAsia="Liberation Serif" w:hAnsi="Liberation Serif"/>
                  <w:b w:val="false"/>
                  <w:bCs w:val="false"/>
                  <w:i w:val="false"/>
                  <w:iCs w:val="false"/>
                  <w:color w:val="1A1A1A"/>
                  <w:sz w:val="19"/>
                  <w:szCs w:val="19"/>
                </w:rPr>
                <w:t xml:space="preserve">Primera factura de la iguala</w:t>
              </w:r>
            </w:ins>
          </w:p>
        </w:tc>
        <w:tc>
          <w:tcPr>
            <w:tcW w:type="dxa" w:w="3694"/>
            <w:tcMar>
              <w:top w:type="dxa" w:w="60"/>
              <w:left w:type="dxa" w:w="90"/>
              <w:bottom w:type="dxa" w:w="60"/>
              <w:right w:type="dxa" w:w="90"/>
            </w:tcMar>
            <w:vAlign w:val="top"/>
          </w:tcPr>
          <w:p>
            <w:pPr>
              <w:spacing w:after="0" w:line="252"/>
            </w:pPr>
            <w:ins w:id="174" w:author="LSSM" w:date="2026-09-10T12:00:00Z">
              <w:r>
                <w:rPr>
                  <w:rFonts w:ascii="Liberation Serif" w:cs="Liberation Serif" w:eastAsia="Liberation Serif" w:hAnsi="Liberation Serif"/>
                  <w:b w:val="false"/>
                  <w:bCs w:val="false"/>
                  <w:i w:val="false"/>
                  <w:iCs w:val="false"/>
                  <w:color w:val="1A1A1A"/>
                  <w:sz w:val="19"/>
                  <w:szCs w:val="19"/>
                </w:rPr>
                <w:t xml:space="preserve">Novena II.2: al cierre del mes</w:t>
              </w:r>
            </w:ins>
          </w:p>
        </w:tc>
        <w:tc>
          <w:tcPr>
            <w:tcW w:type="dxa" w:w="1477"/>
            <w:tcMar>
              <w:top w:type="dxa" w:w="60"/>
              <w:left w:type="dxa" w:w="90"/>
              <w:bottom w:type="dxa" w:w="60"/>
              <w:right w:type="dxa" w:w="90"/>
            </w:tcMar>
            <w:vAlign w:val="top"/>
          </w:tcPr>
          <w:p>
            <w:pPr>
              <w:spacing w:after="0" w:line="252"/>
            </w:pPr>
            <w:ins w:id="175" w:author="LSSM" w:date="2026-09-10T12:00:00Z">
              <w:r>
                <w:rPr>
                  <w:rFonts w:ascii="Liberation Serif" w:cs="Liberation Serif" w:eastAsia="Liberation Serif" w:hAnsi="Liberation Serif"/>
                  <w:b w:val="false"/>
                  <w:bCs w:val="false"/>
                  <w:i w:val="false"/>
                  <w:iCs w:val="false"/>
                  <w:color w:val="1A1A1A"/>
                  <w:sz w:val="19"/>
                  <w:szCs w:val="19"/>
                </w:rPr>
                <w:t xml:space="preserve">28 de febrero de 2027</w:t>
              </w:r>
            </w:ins>
          </w:p>
        </w:tc>
      </w:tr>
      <w:tr>
        <w:trPr>
          <w:cantSplit/>
          <w:tblHeader w:val="false"/>
        </w:trPr>
        <w:tc>
          <w:tcPr>
            <w:tcW w:type="dxa" w:w="4187"/>
            <w:tcMar>
              <w:top w:type="dxa" w:w="60"/>
              <w:left w:type="dxa" w:w="90"/>
              <w:bottom w:type="dxa" w:w="60"/>
              <w:right w:type="dxa" w:w="90"/>
            </w:tcMar>
            <w:vAlign w:val="top"/>
          </w:tcPr>
          <w:p>
            <w:pPr>
              <w:spacing w:after="0" w:line="252"/>
            </w:pPr>
            <w:ins w:id="176" w:author="LSSM" w:date="2026-09-10T12:00:00Z">
              <w:r>
                <w:rPr>
                  <w:rFonts w:ascii="Liberation Serif" w:cs="Liberation Serif" w:eastAsia="Liberation Serif" w:hAnsi="Liberation Serif"/>
                  <w:b w:val="false"/>
                  <w:bCs w:val="false"/>
                  <w:i w:val="false"/>
                  <w:iCs w:val="false"/>
                  <w:color w:val="1A1A1A"/>
                  <w:sz w:val="19"/>
                  <w:szCs w:val="19"/>
                </w:rPr>
                <w:t xml:space="preserve">Vencimiento del plazo mínimo de la iguala (6 meses)</w:t>
              </w:r>
            </w:ins>
          </w:p>
        </w:tc>
        <w:tc>
          <w:tcPr>
            <w:tcW w:type="dxa" w:w="3694"/>
            <w:tcMar>
              <w:top w:type="dxa" w:w="60"/>
              <w:left w:type="dxa" w:w="90"/>
              <w:bottom w:type="dxa" w:w="60"/>
              <w:right w:type="dxa" w:w="90"/>
            </w:tcMar>
            <w:vAlign w:val="top"/>
          </w:tcPr>
          <w:p>
            <w:pPr>
              <w:spacing w:after="0" w:line="252"/>
            </w:pPr>
            <w:ins w:id="177" w:author="LSSM" w:date="2026-09-10T12:00:00Z">
              <w:r>
                <w:rPr>
                  <w:rFonts w:ascii="Liberation Serif" w:cs="Liberation Serif" w:eastAsia="Liberation Serif" w:hAnsi="Liberation Serif"/>
                  <w:b w:val="false"/>
                  <w:bCs w:val="false"/>
                  <w:i w:val="false"/>
                  <w:iCs w:val="false"/>
                  <w:color w:val="1A1A1A"/>
                  <w:sz w:val="19"/>
                  <w:szCs w:val="19"/>
                </w:rPr>
                <w:t xml:space="preserve">Sexta I</w:t>
              </w:r>
            </w:ins>
          </w:p>
        </w:tc>
        <w:tc>
          <w:tcPr>
            <w:tcW w:type="dxa" w:w="1477"/>
            <w:tcMar>
              <w:top w:type="dxa" w:w="60"/>
              <w:left w:type="dxa" w:w="90"/>
              <w:bottom w:type="dxa" w:w="60"/>
              <w:right w:type="dxa" w:w="90"/>
            </w:tcMar>
            <w:vAlign w:val="top"/>
          </w:tcPr>
          <w:p>
            <w:pPr>
              <w:spacing w:after="0" w:line="252"/>
            </w:pPr>
            <w:ins w:id="178" w:author="LSSM" w:date="2026-09-10T12:00:00Z">
              <w:r>
                <w:rPr>
                  <w:rFonts w:ascii="Liberation Serif" w:cs="Liberation Serif" w:eastAsia="Liberation Serif" w:hAnsi="Liberation Serif"/>
                  <w:b w:val="false"/>
                  <w:bCs w:val="false"/>
                  <w:i w:val="false"/>
                  <w:iCs w:val="false"/>
                  <w:color w:val="1A1A1A"/>
                  <w:sz w:val="19"/>
                  <w:szCs w:val="19"/>
                </w:rPr>
                <w:t xml:space="preserve">31 de julio de 2027</w:t>
              </w:r>
            </w:ins>
          </w:p>
        </w:tc>
      </w:tr>
    </w:tbl>
    <w:p>
      <w:pPr>
        <w:spacing w:after="120"/>
      </w:pPr>
    </w:p>
    <w:p>
      <w:pPr>
        <w:spacing w:after="140" w:line="264"/>
        <w:jc w:val="both"/>
      </w:pPr>
      <w:ins w:id="179" w:author="LSSM" w:date="2026-09-10T12:00:00Z">
        <w:r>
          <w:rPr>
            <w:rFonts w:ascii="Liberation Serif" w:cs="Liberation Serif" w:eastAsia="Liberation Serif" w:hAnsi="Liberation Serif"/>
            <w:b/>
            <w:bCs/>
            <w:i w:val="false"/>
            <w:iCs w:val="false"/>
            <w:color w:val="1A1A1A"/>
            <w:sz w:val="22"/>
            <w:szCs w:val="22"/>
          </w:rPr>
          <w:t xml:space="preserve">Las dos fechas de aceptación tácita de esta tabla son ilustrativas</w:t>
        </w:r>
      </w:ins>
      <w:ins w:id="180" w:author="LSSM" w:date="2026-09-10T12:00:00Z">
        <w:r>
          <w:rPr>
            <w:rFonts w:ascii="Liberation Serif" w:cs="Liberation Serif" w:eastAsia="Liberation Serif" w:hAnsi="Liberation Serif"/>
            <w:b w:val="false"/>
            <w:bCs w:val="false"/>
            <w:i w:val="false"/>
            <w:iCs w:val="false"/>
            <w:color w:val="1A1A1A"/>
            <w:sz w:val="22"/>
            <w:szCs w:val="22"/>
          </w:rPr>
          <w:t xml:space="preserve">: se calculan suponiendo que cada entrega se recibe el mismo día del hito y se determinan, en cada caso, por los 6 (seis) días hábiles siguientes a la recepción acreditada, conforme a las Cláusulas Décima y Vigésima Cuarta.</w:t>
        </w:r>
      </w:ins>
    </w:p>
    <w:p>
      <w:pPr>
        <w:spacing w:after="140" w:line="264"/>
        <w:jc w:val="both"/>
      </w:pPr>
      <w:ins w:id="181" w:author="LSSM" w:date="2026-09-10T12:00:00Z">
        <w:r>
          <w:rPr>
            <w:rFonts w:ascii="Liberation Serif" w:cs="Liberation Serif" w:eastAsia="Liberation Serif" w:hAnsi="Liberation Serif"/>
            <w:b w:val="false"/>
            <w:bCs w:val="false"/>
            <w:i w:val="false"/>
            <w:iCs w:val="false"/>
            <w:color w:val="1A1A1A"/>
            <w:sz w:val="22"/>
            <w:szCs w:val="22"/>
          </w:rPr>
          <w:t xml:space="preserve">En el ejercicio 2026 no se causa la iguala del Proyecto A: con un Periodo de Estabilización de 6 (seis) semanas, éste concluye el 9 de enero de 2027 y la iguala se causa a partir del 1 de febrero de 2027, con once mensualidades en 2027; su plazo mínimo de 6 (seis) meses vence el 31 de julio de 2027 y, a falta de aviso con 30 (treinta) días naturales de anticipación, se renueva del 1 de agosto de 2027 al 31 de julio de 2028. De contratarse, la iguala opcional de la Academia se causa a partir del primer día del mes calendario siguiente a la entrega de la Fase 1 en producción (Cláusula Octava, Sección C), estimada al término de las 10 (diez) semanas del Proyecto C; en la tabla se ilustra desde el 1 de diciembre de 2026.</w:t>
        </w:r>
      </w:ins>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102"/>
        <w:gridCol w:w="2947"/>
        <w:gridCol w:w="1309"/>
      </w:tblGrid>
      <w:tr>
        <w:trPr>
          <w:cantSplit/>
          <w:tblHeader/>
        </w:trPr>
        <w:tc>
          <w:tcPr>
            <w:tcW w:type="dxa" w:w="510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w:t>
            </w:r>
          </w:p>
        </w:tc>
        <w:tc>
          <w:tcPr>
            <w:tcW w:type="dxa" w:w="294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c>
          <w:tcPr>
            <w:tcW w:type="dxa" w:w="130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 IVA (MXN)</w:t>
            </w:r>
          </w:p>
        </w:tc>
      </w:tr>
      <w:tr>
        <w:trPr>
          <w:cantSplit/>
          <w:tblHeader w:val="false"/>
        </w:trPr>
        <w:tc>
          <w:tcPr>
            <w:tcW w:type="dxa" w:w="5102"/>
            <w:tcMar>
              <w:top w:type="dxa" w:w="60"/>
              <w:left w:type="dxa" w:w="90"/>
              <w:bottom w:type="dxa" w:w="60"/>
              <w:right w:type="dxa" w:w="90"/>
            </w:tcMar>
            <w:vAlign w:val="top"/>
          </w:tcPr>
          <w:p>
            <w:pPr>
              <w:spacing w:after="0" w:line="252"/>
            </w:pPr>
            <w:ins w:id="182" w:author="LSSM" w:date="2026-09-10T12:00:00Z">
              <w:r>
                <w:rPr>
                  <w:rFonts w:ascii="Liberation Serif" w:cs="Liberation Serif" w:eastAsia="Liberation Serif" w:hAnsi="Liberation Serif"/>
                  <w:b w:val="false"/>
                  <w:bCs w:val="false"/>
                  <w:i w:val="false"/>
                  <w:iCs w:val="false"/>
                  <w:color w:val="1A1A1A"/>
                  <w:sz w:val="19"/>
                  <w:szCs w:val="19"/>
                </w:rPr>
                <w:t xml:space="preserve">Ejercicio 2026 — </w:t>
              </w:r>
            </w:ins>
            <w:r>
              <w:rPr>
                <w:rFonts w:ascii="Liberation Serif" w:cs="Liberation Serif" w:eastAsia="Liberation Serif" w:hAnsi="Liberation Serif"/>
                <w:b w:val="false"/>
                <w:bCs w:val="false"/>
                <w:i w:val="false"/>
                <w:iCs w:val="false"/>
                <w:color w:val="1A1A1A"/>
                <w:sz w:val="19"/>
                <w:szCs w:val="19"/>
              </w:rPr>
              <w:t xml:space="preserve">Pagos Únicos (A + B + C)</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$133,602.81 (MXN $2,378,130.00)</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$2,758,630.80</w:t>
            </w:r>
          </w:p>
        </w:tc>
      </w:tr>
      <w:tr>
        <w:trPr>
          <w:cantSplit/>
          <w:tblHeader w:val="false"/>
        </w:trPr>
        <w:tc>
          <w:tcPr>
            <w:tcW w:type="dxa" w:w="5102"/>
            <w:tcMar>
              <w:top w:type="dxa" w:w="60"/>
              <w:left w:type="dxa" w:w="90"/>
              <w:bottom w:type="dxa" w:w="60"/>
              <w:right w:type="dxa" w:w="90"/>
            </w:tcMar>
            <w:vAlign w:val="top"/>
          </w:tcPr>
          <w:p>
            <w:pPr>
              <w:spacing w:after="0" w:line="252"/>
            </w:pPr>
            <w:ins w:id="183" w:author="LSSM" w:date="2026-09-10T12:00:00Z">
              <w:r>
                <w:rPr>
                  <w:rFonts w:ascii="Liberation Serif" w:cs="Liberation Serif" w:eastAsia="Liberation Serif" w:hAnsi="Liberation Serif"/>
                  <w:b w:val="false"/>
                  <w:bCs w:val="false"/>
                  <w:i w:val="false"/>
                  <w:iCs w:val="false"/>
                  <w:color w:val="1A1A1A"/>
                  <w:sz w:val="19"/>
                  <w:szCs w:val="19"/>
                </w:rPr>
                <w:t xml:space="preserve">Ejercicio 2026 — Iguala del Proyecto A</w:t>
              </w:r>
            </w:ins>
          </w:p>
        </w:tc>
        <w:tc>
          <w:tcPr>
            <w:tcW w:type="dxa" w:w="2947"/>
            <w:tcMar>
              <w:top w:type="dxa" w:w="60"/>
              <w:left w:type="dxa" w:w="90"/>
              <w:bottom w:type="dxa" w:w="60"/>
              <w:right w:type="dxa" w:w="90"/>
            </w:tcMar>
            <w:vAlign w:val="top"/>
          </w:tcPr>
          <w:p>
            <w:pPr>
              <w:spacing w:after="0" w:line="252"/>
            </w:pPr>
            <w:ins w:id="184" w:author="LSSM" w:date="2026-09-10T12:00:00Z">
              <w:r>
                <w:rPr>
                  <w:rFonts w:ascii="Liberation Serif" w:cs="Liberation Serif" w:eastAsia="Liberation Serif" w:hAnsi="Liberation Serif"/>
                  <w:b w:val="false"/>
                  <w:bCs w:val="false"/>
                  <w:i w:val="false"/>
                  <w:iCs w:val="false"/>
                  <w:color w:val="1A1A1A"/>
                  <w:sz w:val="19"/>
                  <w:szCs w:val="19"/>
                </w:rPr>
                <w:t xml:space="preserve">No se causa: inicia el 1 de febrero de 2027</w:t>
              </w:r>
            </w:ins>
          </w:p>
        </w:tc>
        <w:tc>
          <w:tcPr>
            <w:tcW w:type="dxa" w:w="1309"/>
            <w:tcMar>
              <w:top w:type="dxa" w:w="60"/>
              <w:left w:type="dxa" w:w="90"/>
              <w:bottom w:type="dxa" w:w="60"/>
              <w:right w:type="dxa" w:w="90"/>
            </w:tcMar>
            <w:vAlign w:val="top"/>
          </w:tcPr>
          <w:p>
            <w:pPr>
              <w:spacing w:after="0" w:line="252"/>
            </w:pPr>
            <w:ins w:id="185" w:author="LSSM" w:date="2026-09-10T12:00:00Z">
              <w:r>
                <w:rPr>
                  <w:rFonts w:ascii="Liberation Serif" w:cs="Liberation Serif" w:eastAsia="Liberation Serif" w:hAnsi="Liberation Serif"/>
                  <w:b w:val="false"/>
                  <w:bCs w:val="false"/>
                  <w:i w:val="false"/>
                  <w:iCs w:val="false"/>
                  <w:color w:val="1A1A1A"/>
                  <w:sz w:val="19"/>
                  <w:szCs w:val="19"/>
                </w:rPr>
                <w:t xml:space="preserve">—</w:t>
              </w:r>
            </w:ins>
          </w:p>
        </w:tc>
      </w:tr>
      <w:tr>
        <w:trPr>
          <w:cantSplit/>
          <w:tblHeader w:val="false"/>
        </w:trPr>
        <w:tc>
          <w:tcPr>
            <w:tcW w:type="dxa" w:w="5102"/>
            <w:tcMar>
              <w:top w:type="dxa" w:w="60"/>
              <w:left w:type="dxa" w:w="90"/>
              <w:bottom w:type="dxa" w:w="60"/>
              <w:right w:type="dxa" w:w="90"/>
            </w:tcMar>
            <w:vAlign w:val="top"/>
          </w:tcPr>
          <w:p>
            <w:pPr>
              <w:spacing w:after="0" w:line="252"/>
            </w:pPr>
            <w:ins w:id="186" w:author="LSSM" w:date="2026-09-10T12:00:00Z">
              <w:r>
                <w:rPr>
                  <w:rFonts w:ascii="Liberation Serif" w:cs="Liberation Serif" w:eastAsia="Liberation Serif" w:hAnsi="Liberation Serif"/>
                  <w:b/>
                  <w:bCs/>
                  <w:i w:val="false"/>
                  <w:iCs w:val="false"/>
                  <w:color w:val="1A1A1A"/>
                  <w:sz w:val="19"/>
                  <w:szCs w:val="19"/>
                </w:rPr>
                <w:t xml:space="preserve">Total 2026 (sin la iguala opcional de la Academia)</w:t>
              </w:r>
            </w:ins>
          </w:p>
        </w:tc>
        <w:tc>
          <w:tcPr>
            <w:tcW w:type="dxa" w:w="2947"/>
            <w:tcMar>
              <w:top w:type="dxa" w:w="60"/>
              <w:left w:type="dxa" w:w="90"/>
              <w:bottom w:type="dxa" w:w="60"/>
              <w:right w:type="dxa" w:w="90"/>
            </w:tcMar>
            <w:vAlign w:val="top"/>
          </w:tcPr>
          <w:p>
            <w:pPr>
              <w:spacing w:after="0" w:line="252"/>
            </w:pPr>
            <w:ins w:id="187" w:author="LSSM" w:date="2026-09-10T12:00:00Z">
              <w:r>
                <w:rPr>
                  <w:rFonts w:ascii="Liberation Serif" w:cs="Liberation Serif" w:eastAsia="Liberation Serif" w:hAnsi="Liberation Serif"/>
                  <w:b/>
                  <w:bCs/>
                  <w:i w:val="false"/>
                  <w:iCs w:val="false"/>
                  <w:color w:val="1A1A1A"/>
                  <w:sz w:val="19"/>
                  <w:szCs w:val="19"/>
                </w:rPr>
                <w:t xml:space="preserve">USD $133,602.81 (MXN $2,378,130.00)</w:t>
              </w:r>
            </w:ins>
          </w:p>
        </w:tc>
        <w:tc>
          <w:tcPr>
            <w:tcW w:type="dxa" w:w="1309"/>
            <w:tcMar>
              <w:top w:type="dxa" w:w="60"/>
              <w:left w:type="dxa" w:w="90"/>
              <w:bottom w:type="dxa" w:w="60"/>
              <w:right w:type="dxa" w:w="90"/>
            </w:tcMar>
            <w:vAlign w:val="top"/>
          </w:tcPr>
          <w:p>
            <w:pPr>
              <w:spacing w:after="0" w:line="252"/>
            </w:pPr>
            <w:ins w:id="188" w:author="LSSM" w:date="2026-09-10T12:00:00Z">
              <w:r>
                <w:rPr>
                  <w:rFonts w:ascii="Liberation Serif" w:cs="Liberation Serif" w:eastAsia="Liberation Serif" w:hAnsi="Liberation Serif"/>
                  <w:b/>
                  <w:bCs/>
                  <w:i w:val="false"/>
                  <w:iCs w:val="false"/>
                  <w:color w:val="1A1A1A"/>
                  <w:sz w:val="19"/>
                  <w:szCs w:val="19"/>
                </w:rPr>
                <w:t xml:space="preserve">$2,758,630.80</w:t>
              </w:r>
            </w:ins>
          </w:p>
        </w:tc>
      </w:tr>
      <w:tr>
        <w:trPr>
          <w:cantSplit/>
          <w:tblHeader w:val="false"/>
        </w:trPr>
        <w:tc>
          <w:tcPr>
            <w:tcW w:type="dxa" w:w="5102"/>
            <w:tcMar>
              <w:top w:type="dxa" w:w="60"/>
              <w:left w:type="dxa" w:w="90"/>
              <w:bottom w:type="dxa" w:w="60"/>
              <w:right w:type="dxa" w:w="90"/>
            </w:tcMar>
            <w:vAlign w:val="top"/>
          </w:tcPr>
          <w:p>
            <w:pPr>
              <w:spacing w:after="0" w:line="252"/>
            </w:pPr>
            <w:del w:id="189" w:author="LSSM" w:date="2026-09-10T12:00:00Z">
              <w:r>
                <w:rPr>
                  <w:rFonts w:ascii="Liberation Serif" w:cs="Liberation Serif" w:eastAsia="Liberation Serif" w:hAnsi="Liberation Serif"/>
                  <w:b w:val="false"/>
                  <w:bCs w:val="false"/>
                  <w:i w:val="false"/>
                  <w:iCs w:val="false"/>
                  <w:color w:val="1A1A1A"/>
                  <w:sz w:val="19"/>
                  <w:szCs w:val="19"/>
                </w:rPr>
                <w:delText xml:space="preserve">Iguala del Proyecto A, octubre–diciembre (3 meses</w:delText>
              </w:r>
            </w:del>
            <w:ins w:id="190" w:author="LSSM" w:date="2026-09-10T12:00:00Z">
              <w:r>
                <w:rPr>
                  <w:rFonts w:ascii="Liberation Serif" w:cs="Liberation Serif" w:eastAsia="Liberation Serif" w:hAnsi="Liberation Serif"/>
                  <w:b w:val="false"/>
                  <w:bCs w:val="false"/>
                  <w:i w:val="false"/>
                  <w:iCs w:val="false"/>
                  <w:color w:val="1A1A1A"/>
                  <w:sz w:val="19"/>
                  <w:szCs w:val="19"/>
                </w:rPr>
                <w:t xml:space="preserve">Ejercicio 2026 — Iguala opcional de la Academia, diciembre (1 mes</w:t>
              </w:r>
            </w:ins>
            <w:r>
              <w:rPr>
                <w:rFonts w:ascii="Liberation Serif" w:cs="Liberation Serif" w:eastAsia="Liberation Serif" w:hAnsi="Liberation Serif"/>
                <w:b w:val="false"/>
                <w:bCs w:val="false"/>
                <w:i w:val="false"/>
                <w:iCs w:val="false"/>
                <w:color w:val="1A1A1A"/>
                <w:sz w:val="19"/>
                <w:szCs w:val="19"/>
              </w:rPr>
              <w:t xml:space="preserve">)</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w:t>
            </w:r>
            <w:del w:id="191" w:author="LSSM" w:date="2026-09-10T12:00:00Z">
              <w:r>
                <w:rPr>
                  <w:rFonts w:ascii="Liberation Serif" w:cs="Liberation Serif" w:eastAsia="Liberation Serif" w:hAnsi="Liberation Serif"/>
                  <w:b w:val="false"/>
                  <w:bCs w:val="false"/>
                  <w:i w:val="false"/>
                  <w:iCs w:val="false"/>
                  <w:color w:val="1A1A1A"/>
                  <w:sz w:val="19"/>
                  <w:szCs w:val="19"/>
                </w:rPr>
                <w:delText xml:space="preserve">7,247.19</w:delText>
              </w:r>
            </w:del>
            <w:ins w:id="192" w:author="LSSM" w:date="2026-09-10T12:00:00Z">
              <w:r>
                <w:rPr>
                  <w:rFonts w:ascii="Liberation Serif" w:cs="Liberation Serif" w:eastAsia="Liberation Serif" w:hAnsi="Liberation Serif"/>
                  <w:b w:val="false"/>
                  <w:bCs w:val="false"/>
                  <w:i w:val="false"/>
                  <w:iCs w:val="false"/>
                  <w:color w:val="1A1A1A"/>
                  <w:sz w:val="19"/>
                  <w:szCs w:val="19"/>
                </w:rPr>
                <w:t xml:space="preserve">1,039.33</w:t>
              </w:r>
            </w:ins>
            <w:r>
              <w:rPr>
                <w:rFonts w:ascii="Liberation Serif" w:cs="Liberation Serif" w:eastAsia="Liberation Serif" w:hAnsi="Liberation Serif"/>
                <w:b w:val="false"/>
                <w:bCs w:val="false"/>
                <w:i w:val="false"/>
                <w:iCs w:val="false"/>
                <w:color w:val="1A1A1A"/>
                <w:sz w:val="19"/>
                <w:szCs w:val="19"/>
              </w:rPr>
              <w:t xml:space="preserve"> (MXN $</w:t>
            </w:r>
            <w:del w:id="193" w:author="LSSM" w:date="2026-09-10T12:00:00Z">
              <w:r>
                <w:rPr>
                  <w:rFonts w:ascii="Liberation Serif" w:cs="Liberation Serif" w:eastAsia="Liberation Serif" w:hAnsi="Liberation Serif"/>
                  <w:b w:val="false"/>
                  <w:bCs w:val="false"/>
                  <w:i w:val="false"/>
                  <w:iCs w:val="false"/>
                  <w:color w:val="1A1A1A"/>
                  <w:sz w:val="19"/>
                  <w:szCs w:val="19"/>
                </w:rPr>
                <w:delText xml:space="preserve">129,000</w:delText>
              </w:r>
            </w:del>
            <w:ins w:id="194" w:author="LSSM" w:date="2026-09-10T12:00:00Z">
              <w:r>
                <w:rPr>
                  <w:rFonts w:ascii="Liberation Serif" w:cs="Liberation Serif" w:eastAsia="Liberation Serif" w:hAnsi="Liberation Serif"/>
                  <w:b w:val="false"/>
                  <w:bCs w:val="false"/>
                  <w:i w:val="false"/>
                  <w:iCs w:val="false"/>
                  <w:color w:val="1A1A1A"/>
                  <w:sz w:val="19"/>
                  <w:szCs w:val="19"/>
                </w:rPr>
                <w:t xml:space="preserve">18,500</w:t>
              </w:r>
            </w:ins>
            <w:r>
              <w:rPr>
                <w:rFonts w:ascii="Liberation Serif" w:cs="Liberation Serif" w:eastAsia="Liberation Serif" w:hAnsi="Liberation Serif"/>
                <w:b w:val="false"/>
                <w:bCs w:val="false"/>
                <w:i w:val="false"/>
                <w:iCs w:val="false"/>
                <w:color w:val="1A1A1A"/>
                <w:sz w:val="19"/>
                <w:szCs w:val="19"/>
              </w:rPr>
              <w:t xml:space="preserve">.00)</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del w:id="195" w:author="LSSM" w:date="2026-09-10T12:00:00Z">
              <w:r>
                <w:rPr>
                  <w:rFonts w:ascii="Liberation Serif" w:cs="Liberation Serif" w:eastAsia="Liberation Serif" w:hAnsi="Liberation Serif"/>
                  <w:b w:val="false"/>
                  <w:bCs w:val="false"/>
                  <w:i w:val="false"/>
                  <w:iCs w:val="false"/>
                  <w:color w:val="1A1A1A"/>
                  <w:sz w:val="19"/>
                  <w:szCs w:val="19"/>
                </w:rPr>
                <w:delText xml:space="preserve">149,640</w:delText>
              </w:r>
            </w:del>
            <w:ins w:id="196" w:author="LSSM" w:date="2026-09-10T12:00:00Z">
              <w:r>
                <w:rPr>
                  <w:rFonts w:ascii="Liberation Serif" w:cs="Liberation Serif" w:eastAsia="Liberation Serif" w:hAnsi="Liberation Serif"/>
                  <w:b w:val="false"/>
                  <w:bCs w:val="false"/>
                  <w:i w:val="false"/>
                  <w:iCs w:val="false"/>
                  <w:color w:val="1A1A1A"/>
                  <w:sz w:val="19"/>
                  <w:szCs w:val="19"/>
                </w:rPr>
                <w:t xml:space="preserve">21,460</w:t>
              </w:r>
            </w:ins>
            <w:r>
              <w:rPr>
                <w:rFonts w:ascii="Liberation Serif" w:cs="Liberation Serif" w:eastAsia="Liberation Serif" w:hAnsi="Liberation Serif"/>
                <w:b w:val="false"/>
                <w:bCs w:val="false"/>
                <w:i w:val="false"/>
                <w:iCs w:val="false"/>
                <w:color w:val="1A1A1A"/>
                <w:sz w:val="19"/>
                <w:szCs w:val="19"/>
              </w:rPr>
              <w:t xml:space="preserve">.00</w:t>
            </w:r>
          </w:p>
        </w:tc>
      </w:tr>
      <w:tr>
        <w:trPr>
          <w:cantSplit/>
          <w:tblHeader w:val="false"/>
        </w:trPr>
        <w:tc>
          <w:tcPr>
            <w:tcW w:type="dxa" w:w="510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 2026 (</w:t>
            </w:r>
            <w:del w:id="197" w:author="LSSM" w:date="2026-09-10T12:00:00Z">
              <w:r>
                <w:rPr>
                  <w:rFonts w:ascii="Liberation Serif" w:cs="Liberation Serif" w:eastAsia="Liberation Serif" w:hAnsi="Liberation Serif"/>
                  <w:b w:val="false"/>
                  <w:bCs w:val="false"/>
                  <w:i w:val="false"/>
                  <w:iCs w:val="false"/>
                  <w:color w:val="1A1A1A"/>
                  <w:sz w:val="19"/>
                  <w:szCs w:val="19"/>
                </w:rPr>
                <w:delText xml:space="preserve">sin</w:delText>
              </w:r>
            </w:del>
            <w:ins w:id="198" w:author="LSSM" w:date="2026-09-10T12:00:00Z">
              <w:r>
                <w:rPr>
                  <w:rFonts w:ascii="Liberation Serif" w:cs="Liberation Serif" w:eastAsia="Liberation Serif" w:hAnsi="Liberation Serif"/>
                  <w:b/>
                  <w:bCs/>
                  <w:i w:val="false"/>
                  <w:iCs w:val="false"/>
                  <w:color w:val="1A1A1A"/>
                  <w:sz w:val="19"/>
                  <w:szCs w:val="19"/>
                </w:rPr>
                <w:t xml:space="preserve">con</w:t>
              </w:r>
            </w:ins>
            <w:r>
              <w:rPr>
                <w:rFonts w:ascii="Liberation Serif" w:cs="Liberation Serif" w:eastAsia="Liberation Serif" w:hAnsi="Liberation Serif"/>
                <w:b/>
                <w:bCs/>
                <w:i w:val="false"/>
                <w:iCs w:val="false"/>
                <w:color w:val="1A1A1A"/>
                <w:sz w:val="19"/>
                <w:szCs w:val="19"/>
              </w:rPr>
              <w:t xml:space="preserve"> la iguala opcional de la Academia)</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w:t>
            </w:r>
            <w:del w:id="199" w:author="LSSM" w:date="2026-09-10T12:00:00Z">
              <w:r>
                <w:rPr>
                  <w:rFonts w:ascii="Liberation Serif" w:cs="Liberation Serif" w:eastAsia="Liberation Serif" w:hAnsi="Liberation Serif"/>
                  <w:b w:val="false"/>
                  <w:bCs w:val="false"/>
                  <w:i w:val="false"/>
                  <w:iCs w:val="false"/>
                  <w:color w:val="1A1A1A"/>
                  <w:sz w:val="19"/>
                  <w:szCs w:val="19"/>
                </w:rPr>
                <w:delText xml:space="preserve">140,850.00</w:delText>
              </w:r>
            </w:del>
            <w:ins w:id="200" w:author="LSSM" w:date="2026-09-10T12:00:00Z">
              <w:r>
                <w:rPr>
                  <w:rFonts w:ascii="Liberation Serif" w:cs="Liberation Serif" w:eastAsia="Liberation Serif" w:hAnsi="Liberation Serif"/>
                  <w:b/>
                  <w:bCs/>
                  <w:i w:val="false"/>
                  <w:iCs w:val="false"/>
                  <w:color w:val="1A1A1A"/>
                  <w:sz w:val="19"/>
                  <w:szCs w:val="19"/>
                </w:rPr>
                <w:t xml:space="preserve">134,642.14</w:t>
              </w:r>
            </w:ins>
            <w:r>
              <w:rPr>
                <w:rFonts w:ascii="Liberation Serif" w:cs="Liberation Serif" w:eastAsia="Liberation Serif" w:hAnsi="Liberation Serif"/>
                <w:b/>
                <w:bCs/>
                <w:i w:val="false"/>
                <w:iCs w:val="false"/>
                <w:color w:val="1A1A1A"/>
                <w:sz w:val="19"/>
                <w:szCs w:val="19"/>
              </w:rPr>
              <w:t xml:space="preserve"> (MXN $2,</w:t>
            </w:r>
            <w:del w:id="201" w:author="LSSM" w:date="2026-09-10T12:00:00Z">
              <w:r>
                <w:rPr>
                  <w:rFonts w:ascii="Liberation Serif" w:cs="Liberation Serif" w:eastAsia="Liberation Serif" w:hAnsi="Liberation Serif"/>
                  <w:b w:val="false"/>
                  <w:bCs w:val="false"/>
                  <w:i w:val="false"/>
                  <w:iCs w:val="false"/>
                  <w:color w:val="1A1A1A"/>
                  <w:sz w:val="19"/>
                  <w:szCs w:val="19"/>
                </w:rPr>
                <w:delText xml:space="preserve">507,130</w:delText>
              </w:r>
            </w:del>
            <w:ins w:id="202" w:author="LSSM" w:date="2026-09-10T12:00:00Z">
              <w:r>
                <w:rPr>
                  <w:rFonts w:ascii="Liberation Serif" w:cs="Liberation Serif" w:eastAsia="Liberation Serif" w:hAnsi="Liberation Serif"/>
                  <w:b/>
                  <w:bCs/>
                  <w:i w:val="false"/>
                  <w:iCs w:val="false"/>
                  <w:color w:val="1A1A1A"/>
                  <w:sz w:val="19"/>
                  <w:szCs w:val="19"/>
                </w:rPr>
                <w:t xml:space="preserve">396,630</w:t>
              </w:r>
            </w:ins>
            <w:r>
              <w:rPr>
                <w:rFonts w:ascii="Liberation Serif" w:cs="Liberation Serif" w:eastAsia="Liberation Serif" w:hAnsi="Liberation Serif"/>
                <w:b/>
                <w:bCs/>
                <w:i w:val="false"/>
                <w:iCs w:val="false"/>
                <w:color w:val="1A1A1A"/>
                <w:sz w:val="19"/>
                <w:szCs w:val="19"/>
              </w:rPr>
              <w:t xml:space="preserve">.00)</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$2,</w:t>
            </w:r>
            <w:del w:id="203" w:author="LSSM" w:date="2026-09-10T12:00:00Z">
              <w:r>
                <w:rPr>
                  <w:rFonts w:ascii="Liberation Serif" w:cs="Liberation Serif" w:eastAsia="Liberation Serif" w:hAnsi="Liberation Serif"/>
                  <w:b w:val="false"/>
                  <w:bCs w:val="false"/>
                  <w:i w:val="false"/>
                  <w:iCs w:val="false"/>
                  <w:color w:val="1A1A1A"/>
                  <w:sz w:val="19"/>
                  <w:szCs w:val="19"/>
                </w:rPr>
                <w:delText xml:space="preserve">908,270</w:delText>
              </w:r>
            </w:del>
            <w:ins w:id="204" w:author="LSSM" w:date="2026-09-10T12:00:00Z">
              <w:r>
                <w:rPr>
                  <w:rFonts w:ascii="Liberation Serif" w:cs="Liberation Serif" w:eastAsia="Liberation Serif" w:hAnsi="Liberation Serif"/>
                  <w:b/>
                  <w:bCs/>
                  <w:i w:val="false"/>
                  <w:iCs w:val="false"/>
                  <w:color w:val="1A1A1A"/>
                  <w:sz w:val="19"/>
                  <w:szCs w:val="19"/>
                </w:rPr>
                <w:t xml:space="preserve">780,090</w:t>
              </w:r>
            </w:ins>
            <w:r>
              <w:rPr>
                <w:rFonts w:ascii="Liberation Serif" w:cs="Liberation Serif" w:eastAsia="Liberation Serif" w:hAnsi="Liberation Serif"/>
                <w:b/>
                <w:bCs/>
                <w:i w:val="false"/>
                <w:iCs w:val="false"/>
                <w:color w:val="1A1A1A"/>
                <w:sz w:val="19"/>
                <w:szCs w:val="19"/>
              </w:rPr>
              <w:t xml:space="preserve">.80</w:t>
            </w:r>
          </w:p>
        </w:tc>
      </w:tr>
      <w:tr>
        <w:trPr>
          <w:cantSplit/>
          <w:tblHeader w:val="false"/>
        </w:trPr>
        <w:tc>
          <w:tcPr>
            <w:tcW w:type="dxa" w:w="5102"/>
            <w:tcMar>
              <w:top w:type="dxa" w:w="60"/>
              <w:left w:type="dxa" w:w="90"/>
              <w:bottom w:type="dxa" w:w="60"/>
              <w:right w:type="dxa" w:w="90"/>
            </w:tcMar>
            <w:vAlign w:val="top"/>
          </w:tcPr>
          <w:p>
            <w:pPr>
              <w:spacing w:after="0" w:line="252"/>
            </w:pPr>
            <w:del w:id="205" w:author="LSSM" w:date="2026-09-10T12:00:00Z">
              <w:r>
                <w:rPr>
                  <w:rFonts w:ascii="Liberation Serif" w:cs="Liberation Serif" w:eastAsia="Liberation Serif" w:hAnsi="Liberation Serif"/>
                  <w:b w:val="false"/>
                  <w:bCs w:val="false"/>
                  <w:i w:val="false"/>
                  <w:iCs w:val="false"/>
                  <w:color w:val="1A1A1A"/>
                  <w:sz w:val="19"/>
                  <w:szCs w:val="19"/>
                </w:rPr>
                <w:delText xml:space="preserve">Iguala opcional de la Academia, octubre–diciembre (3</w:delText>
              </w:r>
            </w:del>
            <w:ins w:id="206" w:author="LSSM" w:date="2026-09-10T12:00:00Z">
              <w:r>
                <w:rPr>
                  <w:rFonts w:ascii="Liberation Serif" w:cs="Liberation Serif" w:eastAsia="Liberation Serif" w:hAnsi="Liberation Serif"/>
                  <w:b w:val="false"/>
                  <w:bCs w:val="false"/>
                  <w:i w:val="false"/>
                  <w:iCs w:val="false"/>
                  <w:color w:val="1A1A1A"/>
                  <w:sz w:val="19"/>
                  <w:szCs w:val="19"/>
                </w:rPr>
                <w:t xml:space="preserve">Ejercicio 2027 — Iguala del Proyecto A, febrero a diciembre (11</w:t>
              </w:r>
            </w:ins>
            <w:r>
              <w:rPr>
                <w:rFonts w:ascii="Liberation Serif" w:cs="Liberation Serif" w:eastAsia="Liberation Serif" w:hAnsi="Liberation Serif"/>
                <w:b w:val="false"/>
                <w:bCs w:val="false"/>
                <w:i w:val="false"/>
                <w:iCs w:val="false"/>
                <w:color w:val="1A1A1A"/>
                <w:sz w:val="19"/>
                <w:szCs w:val="19"/>
              </w:rPr>
              <w:t xml:space="preserve"> meses)</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w:t>
            </w:r>
            <w:del w:id="207" w:author="LSSM" w:date="2026-09-10T12:00:00Z">
              <w:r>
                <w:rPr>
                  <w:rFonts w:ascii="Liberation Serif" w:cs="Liberation Serif" w:eastAsia="Liberation Serif" w:hAnsi="Liberation Serif"/>
                  <w:b w:val="false"/>
                  <w:bCs w:val="false"/>
                  <w:i w:val="false"/>
                  <w:iCs w:val="false"/>
                  <w:color w:val="1A1A1A"/>
                  <w:sz w:val="19"/>
                  <w:szCs w:val="19"/>
                </w:rPr>
                <w:delText xml:space="preserve">3,117.98</w:delText>
              </w:r>
            </w:del>
            <w:ins w:id="208" w:author="LSSM" w:date="2026-09-10T12:00:00Z">
              <w:r>
                <w:rPr>
                  <w:rFonts w:ascii="Liberation Serif" w:cs="Liberation Serif" w:eastAsia="Liberation Serif" w:hAnsi="Liberation Serif"/>
                  <w:b w:val="false"/>
                  <w:bCs w:val="false"/>
                  <w:i w:val="false"/>
                  <w:iCs w:val="false"/>
                  <w:color w:val="1A1A1A"/>
                  <w:sz w:val="19"/>
                  <w:szCs w:val="19"/>
                </w:rPr>
                <w:t xml:space="preserve">26,573.03</w:t>
              </w:r>
            </w:ins>
            <w:r>
              <w:rPr>
                <w:rFonts w:ascii="Liberation Serif" w:cs="Liberation Serif" w:eastAsia="Liberation Serif" w:hAnsi="Liberation Serif"/>
                <w:b w:val="false"/>
                <w:bCs w:val="false"/>
                <w:i w:val="false"/>
                <w:iCs w:val="false"/>
                <w:color w:val="1A1A1A"/>
                <w:sz w:val="19"/>
                <w:szCs w:val="19"/>
              </w:rPr>
              <w:t xml:space="preserve"> (MXN $</w:t>
            </w:r>
            <w:del w:id="209" w:author="LSSM" w:date="2026-09-10T12:00:00Z">
              <w:r>
                <w:rPr>
                  <w:rFonts w:ascii="Liberation Serif" w:cs="Liberation Serif" w:eastAsia="Liberation Serif" w:hAnsi="Liberation Serif"/>
                  <w:b w:val="false"/>
                  <w:bCs w:val="false"/>
                  <w:i w:val="false"/>
                  <w:iCs w:val="false"/>
                  <w:color w:val="1A1A1A"/>
                  <w:sz w:val="19"/>
                  <w:szCs w:val="19"/>
                </w:rPr>
                <w:delText xml:space="preserve">55,500</w:delText>
              </w:r>
            </w:del>
            <w:ins w:id="210" w:author="LSSM" w:date="2026-09-10T12:00:00Z">
              <w:r>
                <w:rPr>
                  <w:rFonts w:ascii="Liberation Serif" w:cs="Liberation Serif" w:eastAsia="Liberation Serif" w:hAnsi="Liberation Serif"/>
                  <w:b w:val="false"/>
                  <w:bCs w:val="false"/>
                  <w:i w:val="false"/>
                  <w:iCs w:val="false"/>
                  <w:color w:val="1A1A1A"/>
                  <w:sz w:val="19"/>
                  <w:szCs w:val="19"/>
                </w:rPr>
                <w:t xml:space="preserve">473,000</w:t>
              </w:r>
            </w:ins>
            <w:r>
              <w:rPr>
                <w:rFonts w:ascii="Liberation Serif" w:cs="Liberation Serif" w:eastAsia="Liberation Serif" w:hAnsi="Liberation Serif"/>
                <w:b w:val="false"/>
                <w:bCs w:val="false"/>
                <w:i w:val="false"/>
                <w:iCs w:val="false"/>
                <w:color w:val="1A1A1A"/>
                <w:sz w:val="19"/>
                <w:szCs w:val="19"/>
              </w:rPr>
              <w:t xml:space="preserve">.00)</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del w:id="211" w:author="LSSM" w:date="2026-09-10T12:00:00Z">
              <w:r>
                <w:rPr>
                  <w:rFonts w:ascii="Liberation Serif" w:cs="Liberation Serif" w:eastAsia="Liberation Serif" w:hAnsi="Liberation Serif"/>
                  <w:b w:val="false"/>
                  <w:bCs w:val="false"/>
                  <w:i w:val="false"/>
                  <w:iCs w:val="false"/>
                  <w:color w:val="1A1A1A"/>
                  <w:sz w:val="19"/>
                  <w:szCs w:val="19"/>
                </w:rPr>
                <w:delText xml:space="preserve">64,380</w:delText>
              </w:r>
            </w:del>
            <w:ins w:id="212" w:author="LSSM" w:date="2026-09-10T12:00:00Z">
              <w:r>
                <w:rPr>
                  <w:rFonts w:ascii="Liberation Serif" w:cs="Liberation Serif" w:eastAsia="Liberation Serif" w:hAnsi="Liberation Serif"/>
                  <w:b w:val="false"/>
                  <w:bCs w:val="false"/>
                  <w:i w:val="false"/>
                  <w:iCs w:val="false"/>
                  <w:color w:val="1A1A1A"/>
                  <w:sz w:val="19"/>
                  <w:szCs w:val="19"/>
                </w:rPr>
                <w:t xml:space="preserve">548,680</w:t>
              </w:r>
            </w:ins>
            <w:r>
              <w:rPr>
                <w:rFonts w:ascii="Liberation Serif" w:cs="Liberation Serif" w:eastAsia="Liberation Serif" w:hAnsi="Liberation Serif"/>
                <w:b w:val="false"/>
                <w:bCs w:val="false"/>
                <w:i w:val="false"/>
                <w:iCs w:val="false"/>
                <w:color w:val="1A1A1A"/>
                <w:sz w:val="19"/>
                <w:szCs w:val="19"/>
              </w:rPr>
              <w:t xml:space="preserve">.00</w:t>
            </w:r>
          </w:p>
        </w:tc>
      </w:tr>
      <w:tr>
        <w:trPr>
          <w:cantSplit/>
          <w:tblHeader w:val="false"/>
        </w:trPr>
        <w:tc>
          <w:tcPr>
            <w:tcW w:type="dxa" w:w="5102"/>
            <w:tcMar>
              <w:top w:type="dxa" w:w="60"/>
              <w:left w:type="dxa" w:w="90"/>
              <w:bottom w:type="dxa" w:w="60"/>
              <w:right w:type="dxa" w:w="90"/>
            </w:tcMar>
            <w:vAlign w:val="top"/>
          </w:tcPr>
          <w:p>
            <w:pPr>
              <w:spacing w:after="0" w:line="252"/>
            </w:pPr>
            <w:del w:id="213" w:author="LSSM" w:date="2026-09-10T12:00:00Z">
              <w:r>
                <w:rPr>
                  <w:rFonts w:ascii="Liberation Serif" w:cs="Liberation Serif" w:eastAsia="Liberation Serif" w:hAnsi="Liberation Serif"/>
                  <w:b w:val="false"/>
                  <w:bCs w:val="false"/>
                  <w:i w:val="false"/>
                  <w:iCs w:val="false"/>
                  <w:color w:val="1A1A1A"/>
                  <w:sz w:val="19"/>
                  <w:szCs w:val="19"/>
                </w:rPr>
                <w:delText xml:space="preserve">Total 2026 (con la iguala</w:delText>
              </w:r>
            </w:del>
            <w:ins w:id="214" w:author="LSSM" w:date="2026-09-10T12:00:00Z">
              <w:r>
                <w:rPr>
                  <w:rFonts w:ascii="Liberation Serif" w:cs="Liberation Serif" w:eastAsia="Liberation Serif" w:hAnsi="Liberation Serif"/>
                  <w:b w:val="false"/>
                  <w:bCs w:val="false"/>
                  <w:i w:val="false"/>
                  <w:iCs w:val="false"/>
                  <w:color w:val="1A1A1A"/>
                  <w:sz w:val="19"/>
                  <w:szCs w:val="19"/>
                </w:rPr>
                <w:t xml:space="preserve">Ejercicio 2027 — Iguala</w:t>
              </w:r>
            </w:ins>
            <w:r>
              <w:rPr>
                <w:rFonts w:ascii="Liberation Serif" w:cs="Liberation Serif" w:eastAsia="Liberation Serif" w:hAnsi="Liberation Serif"/>
                <w:b w:val="false"/>
                <w:bCs w:val="false"/>
                <w:i w:val="false"/>
                <w:iCs w:val="false"/>
                <w:color w:val="1A1A1A"/>
                <w:sz w:val="19"/>
                <w:szCs w:val="19"/>
              </w:rPr>
              <w:t xml:space="preserve"> opcional de la Academia</w:t>
            </w:r>
            <w:ins w:id="215" w:author="LSSM" w:date="2026-09-10T12:00:00Z">
              <w:r>
                <w:rPr>
                  <w:rFonts w:ascii="Liberation Serif" w:cs="Liberation Serif" w:eastAsia="Liberation Serif" w:hAnsi="Liberation Serif"/>
                  <w:b w:val="false"/>
                  <w:bCs w:val="false"/>
                  <w:i w:val="false"/>
                  <w:iCs w:val="false"/>
                  <w:color w:val="1A1A1A"/>
                  <w:sz w:val="19"/>
                  <w:szCs w:val="19"/>
                </w:rPr>
                <w:t xml:space="preserve">, enero a diciembre (12 meses</w:t>
              </w:r>
            </w:ins>
            <w:r>
              <w:rPr>
                <w:rFonts w:ascii="Liberation Serif" w:cs="Liberation Serif" w:eastAsia="Liberation Serif" w:hAnsi="Liberation Serif"/>
                <w:b w:val="false"/>
                <w:bCs w:val="false"/>
                <w:i w:val="false"/>
                <w:iCs w:val="false"/>
                <w:color w:val="1A1A1A"/>
                <w:sz w:val="19"/>
                <w:szCs w:val="19"/>
              </w:rPr>
              <w:t xml:space="preserve">)</w:t>
            </w:r>
          </w:p>
        </w:tc>
        <w:tc>
          <w:tcPr>
            <w:tcW w:type="dxa" w:w="29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w:t>
            </w:r>
            <w:del w:id="216" w:author="LSSM" w:date="2026-09-10T12:00:00Z">
              <w:r>
                <w:rPr>
                  <w:rFonts w:ascii="Liberation Serif" w:cs="Liberation Serif" w:eastAsia="Liberation Serif" w:hAnsi="Liberation Serif"/>
                  <w:b w:val="false"/>
                  <w:bCs w:val="false"/>
                  <w:i w:val="false"/>
                  <w:iCs w:val="false"/>
                  <w:color w:val="1A1A1A"/>
                  <w:sz w:val="19"/>
                  <w:szCs w:val="19"/>
                </w:rPr>
                <w:delText xml:space="preserve">143,967.98</w:delText>
              </w:r>
            </w:del>
            <w:ins w:id="217" w:author="LSSM" w:date="2026-09-10T12:00:00Z">
              <w:r>
                <w:rPr>
                  <w:rFonts w:ascii="Liberation Serif" w:cs="Liberation Serif" w:eastAsia="Liberation Serif" w:hAnsi="Liberation Serif"/>
                  <w:b w:val="false"/>
                  <w:bCs w:val="false"/>
                  <w:i w:val="false"/>
                  <w:iCs w:val="false"/>
                  <w:color w:val="1A1A1A"/>
                  <w:sz w:val="19"/>
                  <w:szCs w:val="19"/>
                </w:rPr>
                <w:t xml:space="preserve">12,471.96</w:t>
              </w:r>
            </w:ins>
            <w:r>
              <w:rPr>
                <w:rFonts w:ascii="Liberation Serif" w:cs="Liberation Serif" w:eastAsia="Liberation Serif" w:hAnsi="Liberation Serif"/>
                <w:b w:val="false"/>
                <w:bCs w:val="false"/>
                <w:i w:val="false"/>
                <w:iCs w:val="false"/>
                <w:color w:val="1A1A1A"/>
                <w:sz w:val="19"/>
                <w:szCs w:val="19"/>
              </w:rPr>
              <w:t xml:space="preserve"> (MXN $</w:t>
            </w:r>
            <w:del w:id="218" w:author="LSSM" w:date="2026-09-10T12:00:00Z">
              <w:r>
                <w:rPr>
                  <w:rFonts w:ascii="Liberation Serif" w:cs="Liberation Serif" w:eastAsia="Liberation Serif" w:hAnsi="Liberation Serif"/>
                  <w:b w:val="false"/>
                  <w:bCs w:val="false"/>
                  <w:i w:val="false"/>
                  <w:iCs w:val="false"/>
                  <w:color w:val="1A1A1A"/>
                  <w:sz w:val="19"/>
                  <w:szCs w:val="19"/>
                </w:rPr>
                <w:delText xml:space="preserve">2,562,630</w:delText>
              </w:r>
            </w:del>
            <w:ins w:id="219" w:author="LSSM" w:date="2026-09-10T12:00:00Z">
              <w:r>
                <w:rPr>
                  <w:rFonts w:ascii="Liberation Serif" w:cs="Liberation Serif" w:eastAsia="Liberation Serif" w:hAnsi="Liberation Serif"/>
                  <w:b w:val="false"/>
                  <w:bCs w:val="false"/>
                  <w:i w:val="false"/>
                  <w:iCs w:val="false"/>
                  <w:color w:val="1A1A1A"/>
                  <w:sz w:val="19"/>
                  <w:szCs w:val="19"/>
                </w:rPr>
                <w:t xml:space="preserve">222,000</w:t>
              </w:r>
            </w:ins>
            <w:r>
              <w:rPr>
                <w:rFonts w:ascii="Liberation Serif" w:cs="Liberation Serif" w:eastAsia="Liberation Serif" w:hAnsi="Liberation Serif"/>
                <w:b w:val="false"/>
                <w:bCs w:val="false"/>
                <w:i w:val="false"/>
                <w:iCs w:val="false"/>
                <w:color w:val="1A1A1A"/>
                <w:sz w:val="19"/>
                <w:szCs w:val="19"/>
              </w:rPr>
              <w:t xml:space="preserve">.00)</w:t>
            </w:r>
          </w:p>
        </w:tc>
        <w:tc>
          <w:tcPr>
            <w:tcW w:type="dxa" w:w="130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t>
            </w:r>
            <w:del w:id="220" w:author="LSSM" w:date="2026-09-10T12:00:00Z">
              <w:r>
                <w:rPr>
                  <w:rFonts w:ascii="Liberation Serif" w:cs="Liberation Serif" w:eastAsia="Liberation Serif" w:hAnsi="Liberation Serif"/>
                  <w:b w:val="false"/>
                  <w:bCs w:val="false"/>
                  <w:i w:val="false"/>
                  <w:iCs w:val="false"/>
                  <w:color w:val="1A1A1A"/>
                  <w:sz w:val="19"/>
                  <w:szCs w:val="19"/>
                </w:rPr>
                <w:delText xml:space="preserve">2,972,650.80</w:delText>
              </w:r>
            </w:del>
            <w:ins w:id="221" w:author="LSSM" w:date="2026-09-10T12:00:00Z">
              <w:r>
                <w:rPr>
                  <w:rFonts w:ascii="Liberation Serif" w:cs="Liberation Serif" w:eastAsia="Liberation Serif" w:hAnsi="Liberation Serif"/>
                  <w:b w:val="false"/>
                  <w:bCs w:val="false"/>
                  <w:i w:val="false"/>
                  <w:iCs w:val="false"/>
                  <w:color w:val="1A1A1A"/>
                  <w:sz w:val="19"/>
                  <w:szCs w:val="19"/>
                </w:rPr>
                <w:t xml:space="preserve">257,520.00</w:t>
              </w:r>
            </w:ins>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Esta estimación es ilustrativa y no altera las reglas de causación de las igualas previstas en la Cláusula Novena, Sección II; </w:t>
      </w:r>
      <w:del w:id="222" w:author="LSSM" w:date="2026-09-10T12:00:00Z">
        <w:r>
          <w:rPr>
            <w:rFonts w:ascii="Liberation Serif" w:cs="Liberation Serif" w:eastAsia="Liberation Serif" w:hAnsi="Liberation Serif"/>
            <w:b w:val="false"/>
            <w:bCs w:val="false"/>
            <w:i w:val="false"/>
            <w:iCs w:val="false"/>
            <w:color w:val="1A1A1A"/>
            <w:sz w:val="22"/>
            <w:szCs w:val="22"/>
          </w:rPr>
          <w:delText xml:space="preserve">sus fechas se ajustarán a la fecha real de inicio de los trabajos</w:delText>
        </w:r>
      </w:del>
      <w:ins w:id="223" w:author="LSSM" w:date="2026-09-10T12:00:00Z">
        <w:r>
          <w:rPr>
            <w:rFonts w:ascii="Liberation Serif" w:cs="Liberation Serif" w:eastAsia="Liberation Serif" w:hAnsi="Liberation Serif"/>
            <w:b/>
            <w:bCs/>
            <w:i w:val="false"/>
            <w:iCs w:val="false"/>
            <w:color w:val="1A1A1A"/>
            <w:sz w:val="22"/>
            <w:szCs w:val="22"/>
          </w:rPr>
          <w:t xml:space="preserve">si la entrega de los Bloques 0 y A ocurre en fecha distinta, todas las fechas se recorren día por día</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IV. Condición de precio de los Proyectos B y C.</w:t>
      </w:r>
      <w:r>
        <w:rPr>
          <w:rFonts w:ascii="Liberation Serif" w:cs="Liberation Serif" w:eastAsia="Liberation Serif" w:hAnsi="Liberation Serif"/>
          <w:b w:val="false"/>
          <w:bCs w:val="false"/>
          <w:i w:val="false"/>
          <w:iCs w:val="false"/>
          <w:color w:val="1A1A1A"/>
          <w:sz w:val="22"/>
          <w:szCs w:val="22"/>
        </w:rPr>
        <w:t xml:space="preserve"> Los precios de los Proyectos B y C </w:t>
      </w:r>
      <w:r>
        <w:rPr>
          <w:rFonts w:ascii="Liberation Serif" w:cs="Liberation Serif" w:eastAsia="Liberation Serif" w:hAnsi="Liberation Serif"/>
          <w:b/>
          <w:bCs/>
          <w:i w:val="false"/>
          <w:iCs w:val="false"/>
          <w:color w:val="1A1A1A"/>
          <w:sz w:val="22"/>
          <w:szCs w:val="22"/>
        </w:rPr>
        <w:t xml:space="preserve">asumen que ambos se aprueban de forma simultánea al Proyecto A</w:t>
      </w:r>
      <w:r>
        <w:rPr>
          <w:rFonts w:ascii="Liberation Serif" w:cs="Liberation Serif" w:eastAsia="Liberation Serif" w:hAnsi="Liberation Serif"/>
          <w:b w:val="false"/>
          <w:bCs w:val="false"/>
          <w:i w:val="false"/>
          <w:iCs w:val="false"/>
          <w:color w:val="1A1A1A"/>
          <w:sz w:val="22"/>
          <w:szCs w:val="22"/>
        </w:rPr>
        <w:t xml:space="preserve"> (los tres comparten equipo, infraestructura y calendario). De no aprobarse en forma simultánea, el precio del proyecto diferido </w:t>
      </w:r>
      <w:r>
        <w:rPr>
          <w:rFonts w:ascii="Liberation Serif" w:cs="Liberation Serif" w:eastAsia="Liberation Serif" w:hAnsi="Liberation Serif"/>
          <w:b/>
          <w:bCs/>
          <w:i w:val="false"/>
          <w:iCs w:val="false"/>
          <w:color w:val="1A1A1A"/>
          <w:sz w:val="22"/>
          <w:szCs w:val="22"/>
        </w:rPr>
        <w:t xml:space="preserve">deberá recalcularse</w:t>
      </w:r>
      <w:r>
        <w:rPr>
          <w:rFonts w:ascii="Liberation Serif" w:cs="Liberation Serif" w:eastAsia="Liberation Serif" w:hAnsi="Liberation Serif"/>
          <w:b w:val="false"/>
          <w:bCs w:val="false"/>
          <w:i w:val="false"/>
          <w:iCs w:val="false"/>
          <w:color w:val="1A1A1A"/>
          <w:sz w:val="22"/>
          <w:szCs w:val="22"/>
        </w:rPr>
        <w:t xml:space="preserve"> antes de la firma de su Addendum, mediante propuesta por escrito de EL PRESTADOR con un </w:t>
      </w:r>
      <w:commentRangeStart w:id="26"/>
      <w:r>
        <w:rPr>
          <w:rFonts w:ascii="Liberation Serif" w:cs="Liberation Serif" w:eastAsia="Liberation Serif" w:hAnsi="Liberation Serif"/>
          <w:b/>
          <w:bCs/>
          <w:i w:val="false"/>
          <w:iCs w:val="false"/>
          <w:color w:val="1A1A1A"/>
          <w:sz w:val="22"/>
          <w:szCs w:val="22"/>
        </w:rPr>
        <w:t xml:space="preserve">ajuste máximo del 10% (diez por ciento)</w:t>
      </w:r>
      <w:commentRangeEnd w:id="26"/>
      <w:r>
        <w:commentReference w:id="26"/>
      </w:r>
      <w:r>
        <w:rPr>
          <w:rFonts w:ascii="Liberation Serif" w:cs="Liberation Serif" w:eastAsia="Liberation Serif" w:hAnsi="Liberation Serif"/>
          <w:b w:val="false"/>
          <w:bCs w:val="false"/>
          <w:i w:val="false"/>
          <w:iCs w:val="false"/>
          <w:color w:val="1A1A1A"/>
          <w:sz w:val="22"/>
          <w:szCs w:val="22"/>
        </w:rPr>
        <w:t xml:space="preserve"> sobre el precio pactado en esta Cláusula</w:t>
      </w:r>
      <w:del w:id="224" w:author="LSSM" w:date="2026-09-10T12:00:00Z">
        <w:r>
          <w:rPr>
            <w:rFonts w:ascii="Liberation Serif" w:cs="Liberation Serif" w:eastAsia="Liberation Serif" w:hAnsi="Liberation Serif"/>
            <w:b w:val="false"/>
            <w:bCs w:val="false"/>
            <w:i w:val="false"/>
            <w:iCs w:val="false"/>
            <w:color w:val="1A1A1A"/>
            <w:sz w:val="22"/>
            <w:szCs w:val="22"/>
          </w:rPr>
          <w:delText xml:space="preserve">; a</w:delText>
        </w:r>
      </w:del>
      <w:ins w:id="225" w:author="LSSM" w:date="2026-09-10T12:00:00Z">
        <w:r>
          <w:rPr>
            <w:rFonts w:ascii="Liberation Serif" w:cs="Liberation Serif" w:eastAsia="Liberation Serif" w:hAnsi="Liberation Serif"/>
            <w:b w:val="false"/>
            <w:bCs w:val="false"/>
            <w:i w:val="false"/>
            <w:iCs w:val="false"/>
            <w:color w:val="1A1A1A"/>
            <w:sz w:val="22"/>
            <w:szCs w:val="22"/>
          </w:rPr>
          <w:t xml:space="preserve">, siempre que el Addendum respectivo se suscriba dentro de los 90 (noventa) días naturales siguientes a la firma de este Contrato; transcurrido ese plazo, el precio del proyecto diferido se recotizará libremente. </w:t>
        </w:r>
      </w:ins>
      <w:ins w:id="226" w:author="LSSM" w:date="2026-09-10T12:00:00Z">
        <w:r>
          <w:rPr>
            <w:rFonts w:ascii="Liberation Serif" w:cs="Liberation Serif" w:eastAsia="Liberation Serif" w:hAnsi="Liberation Serif"/>
            <w:b/>
            <w:bCs/>
            <w:i w:val="false"/>
            <w:iCs w:val="false"/>
            <w:color w:val="1A1A1A"/>
            <w:sz w:val="22"/>
            <w:szCs w:val="22"/>
          </w:rPr>
          <w:t xml:space="preserve">A</w:t>
        </w:r>
      </w:ins>
      <w:r>
        <w:rPr>
          <w:rFonts w:ascii="Liberation Serif" w:cs="Liberation Serif" w:eastAsia="Liberation Serif" w:hAnsi="Liberation Serif"/>
          <w:b/>
          <w:bCs/>
          <w:i w:val="false"/>
          <w:iCs w:val="false"/>
          <w:color w:val="1A1A1A"/>
          <w:sz w:val="22"/>
          <w:szCs w:val="22"/>
        </w:rPr>
        <w:t xml:space="preserve"> falta de acuerdo sobre el precio recalculado, el proyecto diferido no se activará, sin responsabilidad para ninguna de las Partes</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 Gastos variables de operación.</w:t>
      </w:r>
      <w:r>
        <w:rPr>
          <w:rFonts w:ascii="Liberation Serif" w:cs="Liberation Serif" w:eastAsia="Liberation Serif" w:hAnsi="Liberation Serif"/>
          <w:b w:val="false"/>
          <w:bCs w:val="false"/>
          <w:i w:val="false"/>
          <w:iCs w:val="false"/>
          <w:color w:val="1A1A1A"/>
          <w:sz w:val="22"/>
          <w:szCs w:val="22"/>
        </w:rPr>
        <w:t xml:space="preserve"> Los costos variables de las plataformas de inteligencia artificial, voz y mensajería corren por cuenta de EL CLIENTE (Cláusula Décima Cuarta); sus </w:t>
      </w:r>
      <w:r>
        <w:rPr>
          <w:rFonts w:ascii="Liberation Serif" w:cs="Liberation Serif" w:eastAsia="Liberation Serif" w:hAnsi="Liberation Serif"/>
          <w:b/>
          <w:bCs/>
          <w:i w:val="false"/>
          <w:iCs w:val="false"/>
          <w:color w:val="1A1A1A"/>
          <w:sz w:val="22"/>
          <w:szCs w:val="22"/>
        </w:rPr>
        <w:t xml:space="preserve">valores aproximados constan en el Anexo Tres (informativo)</w:t>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commentRangeStart w:id="27"/>
      <w:r>
        <w:rPr>
          <w:rFonts w:ascii="Liberation Serif" w:cs="Liberation Serif" w:eastAsia="Liberation Serif" w:hAnsi="Liberation Serif"/>
          <w:b/>
          <w:bCs/>
          <w:i w:val="false"/>
          <w:iCs w:val="false"/>
          <w:color w:val="1A1A1A"/>
          <w:sz w:val="22"/>
          <w:szCs w:val="22"/>
        </w:rPr>
        <w:t xml:space="preserve">VI. Desglose por proyecto.</w:t>
      </w:r>
      <w:commentRangeEnd w:id="27"/>
      <w:r>
        <w:commentReference w:id="27"/>
      </w:r>
    </w:p>
    <w:p>
      <w:pPr>
        <w:spacing w:after="140" w:line="264"/>
        <w:jc w:val="both"/>
      </w:pPr>
      <w:r>
        <w:rPr>
          <w:rFonts w:ascii="Liberation Serif" w:cs="Liberation Serif" w:eastAsia="Liberation Serif" w:hAnsi="Liberation Serif"/>
          <w:b w:val="false"/>
          <w:bCs w:val="false"/>
          <w:i/>
          <w:iCs/>
          <w:color w:val="1A1A1A"/>
          <w:sz w:val="22"/>
          <w:szCs w:val="22"/>
        </w:rPr>
        <w:t xml:space="preserve">Sección A — Proyecto A (Rediseño Web).</w:t>
      </w:r>
      <w:r>
        <w:rPr>
          <w:rFonts w:ascii="Liberation Serif" w:cs="Liberation Serif" w:eastAsia="Liberation Serif" w:hAnsi="Liberation Serif"/>
          <w:b w:val="false"/>
          <w:bCs w:val="false"/>
          <w:i w:val="false"/>
          <w:iCs w:val="false"/>
          <w:color w:val="1A1A1A"/>
          <w:sz w:val="22"/>
          <w:szCs w:val="22"/>
        </w:rPr>
        <w:t xml:space="preserve">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141"/>
        <w:gridCol w:w="5218"/>
      </w:tblGrid>
      <w:tr>
        <w:trPr>
          <w:cantSplit/>
          <w:tblHeader/>
        </w:trPr>
        <w:tc>
          <w:tcPr>
            <w:tcW w:type="dxa" w:w="41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w:t>
            </w:r>
          </w:p>
        </w:tc>
        <w:tc>
          <w:tcPr>
            <w:tcW w:type="dxa" w:w="52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Posicionamiento orgánico + contenido (148 páginas)</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$35,000.00 (MXN $623,000.00)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web + desarrollo + identidad visual</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$32,000.00 (MXN $569,600.00)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Agente de voz “BES” (canal web)</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$14,000.00 (MXN $249,200.00)</w:t>
            </w:r>
          </w:p>
        </w:tc>
      </w:tr>
      <w:tr>
        <w:trPr>
          <w:cantSplit/>
          <w:tblHeader w:val="false"/>
        </w:trPr>
        <w:tc>
          <w:tcPr>
            <w:tcW w:type="dxa" w:w="4141"/>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del Proyecto A</w:t>
            </w:r>
          </w:p>
        </w:tc>
        <w:tc>
          <w:tcPr>
            <w:tcW w:type="dxa" w:w="521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$81,000.00 (MXN $1,441,800.00)</w:t>
            </w:r>
            <w:r>
              <w:rPr>
                <w:rFonts w:ascii="Liberation Serif" w:cs="Liberation Serif" w:eastAsia="Liberation Serif" w:hAnsi="Liberation Serif"/>
                <w:b w:val="false"/>
                <w:bCs w:val="false"/>
                <w:i w:val="false"/>
                <w:iCs w:val="false"/>
                <w:color w:val="1A1A1A"/>
                <w:sz w:val="19"/>
                <w:szCs w:val="19"/>
              </w:rPr>
              <w:t xml:space="preserve"> — con IVA: MXN $1,672,488.00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Iguala mensual del Proyecto A — USD $2,415.73 (MXN $43,000.00); total con IVA MXN $49,880.00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(iguala A)</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técnico del sitio (seguridad, dependencias y desempeño)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y optimización de “BES” — </w:t>
            </w:r>
            <w:r>
              <w:rPr>
                <w:rFonts w:ascii="Liberation Serif" w:cs="Liberation Serif" w:eastAsia="Liberation Serif" w:hAnsi="Liberation Serif"/>
                <w:b/>
                <w:bCs/>
                <w:i w:val="false"/>
                <w:iCs w:val="false"/>
                <w:color w:val="1A1A1A"/>
                <w:sz w:val="19"/>
                <w:szCs w:val="19"/>
              </w:rPr>
              <w:t xml:space="preserve">incluye, una vez activado el Proyecto B, el mantenimiento del BDS</w:t>
            </w:r>
            <w:r>
              <w:rPr>
                <w:rFonts w:ascii="Liberation Serif" w:cs="Liberation Serif" w:eastAsia="Liberation Serif" w:hAnsi="Liberation Serif"/>
                <w:b w:val="false"/>
                <w:bCs w:val="false"/>
                <w:i w:val="false"/>
                <w:iCs w:val="false"/>
                <w:color w:val="1A1A1A"/>
                <w:sz w:val="19"/>
                <w:szCs w:val="19"/>
              </w:rPr>
              <w:t xml:space="preserve"> (motor por WhatsApp y consola de operadores), sin costo adicional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24/7: primer respondiente por agente de voz y escalamiento humano bajo SLA</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Operación de la sección de administración (CMS), tablero ejecutivo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$4,820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Bolsa de mejora de hasta 8 horas mensuales, no acumulables (hora excedente: USD $75.00 (MXN $1,335.00) más IVA, revisable con 30 días de aviso previo por escrito)</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$10,680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$43,000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corre en la infraestructura que proporciona EL CLIENTE y no genera cargo alguno en la iguala. La contraprestación es fija e incluye el valor de todos los Servicios necesarios para cumplir el objeto, sin ajustes salvo servicios adicionales pactados por escrito.</w:t>
      </w:r>
    </w:p>
    <w:p>
      <w:pPr>
        <w:spacing w:after="140" w:line="264"/>
        <w:jc w:val="both"/>
      </w:pPr>
      <w:r>
        <w:rPr>
          <w:rFonts w:ascii="Liberation Serif" w:cs="Liberation Serif" w:eastAsia="Liberation Serif" w:hAnsi="Liberation Serif"/>
          <w:b w:val="false"/>
          <w:bCs w:val="false"/>
          <w:i/>
          <w:iCs/>
          <w:color w:val="1A1A1A"/>
          <w:sz w:val="22"/>
          <w:szCs w:val="22"/>
        </w:rPr>
        <w:t xml:space="preserve">Sección B — Proyecto B (Business Development System).</w:t>
      </w:r>
      <w:r>
        <w:rPr>
          <w:rFonts w:ascii="Liberation Serif" w:cs="Liberation Serif" w:eastAsia="Liberation Serif" w:hAnsi="Liberation Serif"/>
          <w:b w:val="false"/>
          <w:bCs w:val="false"/>
          <w:i w:val="false"/>
          <w:iCs w:val="false"/>
          <w:color w:val="1A1A1A"/>
          <w:sz w:val="22"/>
          <w:szCs w:val="22"/>
        </w:rPr>
        <w:t xml:space="preserve"> Pago Único de </w:t>
      </w:r>
      <w:r>
        <w:rPr>
          <w:rFonts w:ascii="Liberation Serif" w:cs="Liberation Serif" w:eastAsia="Liberation Serif" w:hAnsi="Liberation Serif"/>
          <w:b/>
          <w:bCs/>
          <w:i w:val="false"/>
          <w:iCs w:val="false"/>
          <w:color w:val="1A1A1A"/>
          <w:sz w:val="22"/>
          <w:szCs w:val="22"/>
        </w:rPr>
        <w:t xml:space="preserve">USD $4,850.00 (MXN $86,330.00)</w:t>
      </w:r>
      <w:r>
        <w:rPr>
          <w:rFonts w:ascii="Liberation Serif" w:cs="Liberation Serif" w:eastAsia="Liberation Serif" w:hAnsi="Liberation Serif"/>
          <w:b w:val="false"/>
          <w:bCs w:val="false"/>
          <w:i w:val="false"/>
          <w:iCs w:val="false"/>
          <w:color w:val="1A1A1A"/>
          <w:sz w:val="22"/>
          <w:szCs w:val="22"/>
        </w:rPr>
        <w:t xml:space="preserve">; total con IVA MXN $100,142.80, exigible únicamente a partir de la suscripción del Addendum del BDS, por los entregables de la Cláusula Cuarta en el plazo de </w:t>
      </w:r>
      <w:del w:id="227" w:author="LSSM" w:date="2026-09-10T12:00:00Z">
        <w:r>
          <w:rPr>
            <w:rFonts w:ascii="Liberation Serif" w:cs="Liberation Serif" w:eastAsia="Liberation Serif" w:hAnsi="Liberation Serif"/>
            <w:b w:val="false"/>
            <w:bCs w:val="false"/>
            <w:i w:val="false"/>
            <w:iCs w:val="false"/>
            <w:color w:val="1A1A1A"/>
            <w:sz w:val="22"/>
            <w:szCs w:val="22"/>
          </w:rPr>
          <w:delText xml:space="preserve">8 (ocho</w:delText>
        </w:r>
      </w:del>
      <w:ins w:id="228" w:author="LSSM" w:date="2026-09-10T12:00:00Z">
        <w:r>
          <w:rPr>
            <w:rFonts w:ascii="Liberation Serif" w:cs="Liberation Serif" w:eastAsia="Liberation Serif" w:hAnsi="Liberation Serif"/>
            <w:b w:val="false"/>
            <w:bCs w:val="false"/>
            <w:i w:val="false"/>
            <w:iCs w:val="false"/>
            <w:color w:val="1A1A1A"/>
            <w:sz w:val="22"/>
            <w:szCs w:val="22"/>
          </w:rPr>
          <w:t xml:space="preserve">10 (diez</w:t>
        </w:r>
      </w:ins>
      <w:r>
        <w:rPr>
          <w:rFonts w:ascii="Liberation Serif" w:cs="Liberation Serif" w:eastAsia="Liberation Serif" w:hAnsi="Liberation Serif"/>
          <w:b w:val="false"/>
          <w:bCs w:val="false"/>
          <w:i w:val="false"/>
          <w:iCs w:val="false"/>
          <w:color w:val="1A1A1A"/>
          <w:sz w:val="22"/>
          <w:szCs w:val="22"/>
        </w:rPr>
        <w:t xml:space="preserve">) semanas ahí pactado, </w:t>
      </w:r>
      <w:del w:id="229" w:author="LSSM" w:date="2026-09-10T12:00:00Z">
        <w:r>
          <w:rPr>
            <w:rFonts w:ascii="Liberation Serif" w:cs="Liberation Serif" w:eastAsia="Liberation Serif" w:hAnsi="Liberation Serif"/>
            <w:b w:val="false"/>
            <w:bCs w:val="false"/>
            <w:i w:val="false"/>
            <w:iCs w:val="false"/>
            <w:color w:val="1A1A1A"/>
            <w:sz w:val="22"/>
            <w:szCs w:val="22"/>
          </w:rPr>
          <w:delText xml:space="preserve">en paralelo al Proyecto A</w:delText>
        </w:r>
      </w:del>
      <w:ins w:id="230" w:author="LSSM" w:date="2026-09-10T12:00:00Z">
        <w:r>
          <w:rPr>
            <w:rFonts w:ascii="Liberation Serif" w:cs="Liberation Serif" w:eastAsia="Liberation Serif" w:hAnsi="Liberation Serif"/>
            <w:b w:val="false"/>
            <w:bCs w:val="false"/>
            <w:i w:val="false"/>
            <w:iCs w:val="false"/>
            <w:color w:val="1A1A1A"/>
            <w:sz w:val="22"/>
            <w:szCs w:val="22"/>
          </w:rPr>
          <w:t xml:space="preserve">con la ejecución simultánea o diferida que corresponda conforme a la Cláusula Cuarta</w:t>
        </w:r>
      </w:ins>
      <w:r>
        <w:rPr>
          <w:rFonts w:ascii="Liberation Serif" w:cs="Liberation Serif" w:eastAsia="Liberation Serif" w:hAnsi="Liberation Serif"/>
          <w:b w:val="false"/>
          <w:bCs w:val="false"/>
          <w:i w:val="false"/>
          <w:iCs w:val="false"/>
          <w:color w:val="1A1A1A"/>
          <w:sz w:val="22"/>
          <w:szCs w:val="22"/>
        </w:rPr>
        <w:t xml:space="preserve">.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730"/>
        <w:gridCol w:w="3629"/>
      </w:tblGrid>
      <w:tr>
        <w:trPr>
          <w:cantSplit/>
          <w:tblHeader/>
        </w:trPr>
        <w:tc>
          <w:tcPr>
            <w:tcW w:type="dxa" w:w="573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 (Pago Único B)</w:t>
            </w:r>
          </w:p>
        </w:tc>
        <w:tc>
          <w:tcPr>
            <w:tcW w:type="dxa" w:w="362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Sin IVA</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Landing de campañas con el cuestionario de experiencia ideal</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$1,200.00 (MXN $21,360.00)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Integración con WhatsApp Business API (plantillas y multiagente)</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$1,500.00 (MXN $26,700.00)</w:t>
            </w:r>
          </w:p>
        </w:tc>
      </w:tr>
      <w:tr>
        <w:trPr>
          <w:cantSplit/>
          <w:tblHeader w:val="false"/>
        </w:trPr>
        <w:tc>
          <w:tcPr>
            <w:tcW w:type="dxa" w:w="5730"/>
            <w:tcMar>
              <w:top w:type="dxa" w:w="60"/>
              <w:left w:type="dxa" w:w="90"/>
              <w:bottom w:type="dxa" w:w="60"/>
              <w:right w:type="dxa" w:w="90"/>
            </w:tcMar>
            <w:vAlign w:val="top"/>
          </w:tcPr>
          <w:p>
            <w:pPr>
              <w:spacing w:after="0" w:line="252"/>
            </w:pPr>
            <w:commentRangeStart w:id="28"/>
            <w:r>
              <w:rPr>
                <w:rFonts w:ascii="Liberation Serif" w:cs="Liberation Serif" w:eastAsia="Liberation Serif" w:hAnsi="Liberation Serif"/>
                <w:b w:val="false"/>
                <w:bCs w:val="false"/>
                <w:i w:val="false"/>
                <w:iCs w:val="false"/>
                <w:color w:val="1A1A1A"/>
                <w:sz w:val="19"/>
                <w:szCs w:val="19"/>
              </w:rPr>
              <w:t xml:space="preserve">“BES” sobre WhatsApp (solo texto) como </w:t>
            </w:r>
            <w:del w:id="231" w:author="LSSM" w:date="2026-09-10T12:00:00Z">
              <w:r>
                <w:rPr>
                  <w:rFonts w:ascii="Liberation Serif" w:cs="Liberation Serif" w:eastAsia="Liberation Serif" w:hAnsi="Liberation Serif"/>
                  <w:b w:val="false"/>
                  <w:bCs w:val="false"/>
                  <w:i w:val="false"/>
                  <w:iCs w:val="false"/>
                  <w:color w:val="1A1A1A"/>
                  <w:sz w:val="19"/>
                  <w:szCs w:val="19"/>
                </w:rPr>
                <w:delText xml:space="preserve">respaldo automático</w:delText>
              </w:r>
            </w:del>
            <w:ins w:id="232" w:author="LSSM" w:date="2026-09-10T12:00:00Z">
              <w:r>
                <w:rPr>
                  <w:rFonts w:ascii="Liberation Serif" w:cs="Liberation Serif" w:eastAsia="Liberation Serif" w:hAnsi="Liberation Serif"/>
                  <w:b w:val="false"/>
                  <w:bCs w:val="false"/>
                  <w:i w:val="false"/>
                  <w:iCs w:val="false"/>
                  <w:color w:val="1A1A1A"/>
                  <w:sz w:val="19"/>
                  <w:szCs w:val="19"/>
                </w:rPr>
                <w:t xml:space="preserve">atención inicial automática</w:t>
              </w:r>
            </w:ins>
            <w:r>
              <w:rPr>
                <w:rFonts w:ascii="Liberation Serif" w:cs="Liberation Serif" w:eastAsia="Liberation Serif" w:hAnsi="Liberation Serif"/>
                <w:b w:val="false"/>
                <w:bCs w:val="false"/>
                <w:i w:val="false"/>
                <w:iCs w:val="false"/>
                <w:color w:val="1A1A1A"/>
                <w:sz w:val="19"/>
                <w:szCs w:val="19"/>
              </w:rPr>
              <w:t xml:space="preserve"> 24/7</w:t>
            </w:r>
            <w:ins w:id="233" w:author="LSSM" w:date="2026-09-10T12:00:00Z">
              <w:r>
                <w:rPr>
                  <w:rFonts w:ascii="Liberation Serif" w:cs="Liberation Serif" w:eastAsia="Liberation Serif" w:hAnsi="Liberation Serif"/>
                  <w:b w:val="false"/>
                  <w:bCs w:val="false"/>
                  <w:i w:val="false"/>
                  <w:iCs w:val="false"/>
                  <w:color w:val="1A1A1A"/>
                  <w:sz w:val="19"/>
                  <w:szCs w:val="19"/>
                </w:rPr>
                <w:t xml:space="preserve">, conforme a la Cláusula Cuarta</w:t>
              </w:r>
            </w:ins>
            <w:commentRangeEnd w:id="28"/>
            <w:r>
              <w:commentReference w:id="28"/>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$1,100.00 (MXN $19,580.00)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Consola de operadores y capa de enrutamiento en tiempo real</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$700.00 (MXN $12,460.00)</w:t>
            </w:r>
          </w:p>
        </w:tc>
      </w:tr>
      <w:tr>
        <w:trPr>
          <w:cantSplit/>
          <w:tblHeader w:val="false"/>
        </w:trPr>
        <w:tc>
          <w:tcPr>
            <w:tcW w:type="dxa" w:w="5730"/>
            <w:tcMar>
              <w:top w:type="dxa" w:w="60"/>
              <w:left w:type="dxa" w:w="90"/>
              <w:bottom w:type="dxa" w:w="60"/>
              <w:right w:type="dxa" w:w="90"/>
            </w:tcMar>
            <w:vAlign w:val="top"/>
          </w:tcPr>
          <w:p>
            <w:pPr>
              <w:spacing w:after="0" w:line="252"/>
            </w:pPr>
            <w:del w:id="234" w:author="LSSM" w:date="2026-09-10T12:00:00Z">
              <w:r>
                <w:rPr>
                  <w:rFonts w:ascii="Liberation Serif" w:cs="Liberation Serif" w:eastAsia="Liberation Serif" w:hAnsi="Liberation Serif"/>
                  <w:b w:val="false"/>
                  <w:bCs w:val="false"/>
                  <w:i w:val="false"/>
                  <w:iCs w:val="false"/>
                  <w:color w:val="1A1A1A"/>
                  <w:sz w:val="19"/>
                  <w:szCs w:val="19"/>
                </w:rPr>
                <w:delText xml:space="preserve">Funnel y medición del BDS</w:delText>
              </w:r>
            </w:del>
            <w:ins w:id="235" w:author="LSSM" w:date="2026-09-10T12:00:00Z">
              <w:r>
                <w:rPr>
                  <w:rFonts w:ascii="Liberation Serif" w:cs="Liberation Serif" w:eastAsia="Liberation Serif" w:hAnsi="Liberation Serif"/>
                  <w:b w:val="false"/>
                  <w:bCs w:val="false"/>
                  <w:i w:val="false"/>
                  <w:iCs w:val="false"/>
                  <w:color w:val="1A1A1A"/>
                  <w:sz w:val="19"/>
                  <w:szCs w:val="19"/>
                </w:rPr>
                <w:t xml:space="preserve">Medición del canal de WhatsApp y del tiempo al primer contacto, integrada al funnel del Proyecto A</w:t>
              </w:r>
            </w:ins>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$350.00 (MXN $6,230.00)</w:t>
            </w:r>
          </w:p>
        </w:tc>
      </w:tr>
      <w:tr>
        <w:trPr>
          <w:cantSplit/>
          <w:tblHeader w:val="false"/>
        </w:trPr>
        <w:tc>
          <w:tcPr>
            <w:tcW w:type="dxa" w:w="5730"/>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Pago Único del Proyecto B</w:t>
            </w:r>
          </w:p>
        </w:tc>
        <w:tc>
          <w:tcPr>
            <w:tcW w:type="dxa" w:w="3629"/>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 $4,850.00 (MXN $86,330.00)</w:t>
            </w:r>
            <w:r>
              <w:rPr>
                <w:rFonts w:ascii="Liberation Serif" w:cs="Liberation Serif" w:eastAsia="Liberation Serif" w:hAnsi="Liberation Serif"/>
                <w:b w:val="false"/>
                <w:bCs w:val="false"/>
                <w:i w:val="false"/>
                <w:iCs w:val="false"/>
                <w:color w:val="1A1A1A"/>
                <w:sz w:val="19"/>
                <w:szCs w:val="19"/>
              </w:rPr>
              <w:t xml:space="preserve"> — con IVA: MXN $100,142.80</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El Proyecto B no causa iguala propia:</w:t>
      </w:r>
      <w:r>
        <w:rPr>
          <w:rFonts w:ascii="Liberation Serif" w:cs="Liberation Serif" w:eastAsia="Liberation Serif" w:hAnsi="Liberation Serif"/>
          <w:b w:val="false"/>
          <w:bCs w:val="false"/>
          <w:i w:val="false"/>
          <w:iCs w:val="false"/>
          <w:color w:val="1A1A1A"/>
          <w:sz w:val="22"/>
          <w:szCs w:val="22"/>
        </w:rPr>
        <w:t xml:space="preserve"> su mantenimiento y soporte están comprendidos, sin costo adicional, en la iguala del Proyecto A (desglose de la Sección A). Es adicional e independiente de la contraprestación de la Sección A; su falta de pago no afecta la vigencia del Proyecto A.</w:t>
      </w:r>
    </w:p>
    <w:p>
      <w:pPr>
        <w:spacing w:after="140" w:line="264"/>
        <w:jc w:val="both"/>
      </w:pPr>
      <w:r>
        <w:rPr>
          <w:rFonts w:ascii="Liberation Serif" w:cs="Liberation Serif" w:eastAsia="Liberation Serif" w:hAnsi="Liberation Serif"/>
          <w:b w:val="false"/>
          <w:bCs w:val="false"/>
          <w:i/>
          <w:iCs/>
          <w:color w:val="1A1A1A"/>
          <w:sz w:val="22"/>
          <w:szCs w:val="22"/>
        </w:rPr>
        <w:t xml:space="preserve">Sección C — Proyecto C (Academia Sports World).</w:t>
      </w:r>
      <w:r>
        <w:rPr>
          <w:rFonts w:ascii="Liberation Serif" w:cs="Liberation Serif" w:eastAsia="Liberation Serif" w:hAnsi="Liberation Serif"/>
          <w:b w:val="false"/>
          <w:bCs w:val="false"/>
          <w:i w:val="false"/>
          <w:iCs w:val="false"/>
          <w:color w:val="1A1A1A"/>
          <w:sz w:val="22"/>
          <w:szCs w:val="22"/>
        </w:rPr>
        <w:t xml:space="preserve"> Pago Único de </w:t>
      </w:r>
      <w:r>
        <w:rPr>
          <w:rFonts w:ascii="Liberation Serif" w:cs="Liberation Serif" w:eastAsia="Liberation Serif" w:hAnsi="Liberation Serif"/>
          <w:b/>
          <w:bCs/>
          <w:i w:val="false"/>
          <w:iCs w:val="false"/>
          <w:color w:val="1A1A1A"/>
          <w:sz w:val="22"/>
          <w:szCs w:val="22"/>
        </w:rPr>
        <w:t xml:space="preserve">USD $47,752.81 (MXN $850,000.00)</w:t>
      </w:r>
      <w:r>
        <w:rPr>
          <w:rFonts w:ascii="Liberation Serif" w:cs="Liberation Serif" w:eastAsia="Liberation Serif" w:hAnsi="Liberation Serif"/>
          <w:b w:val="false"/>
          <w:bCs w:val="false"/>
          <w:i w:val="false"/>
          <w:iCs w:val="false"/>
          <w:color w:val="1A1A1A"/>
          <w:sz w:val="22"/>
          <w:szCs w:val="22"/>
        </w:rPr>
        <w:t xml:space="preserve">; total con IVA MXN $986,000.00, exigible únicamente a partir de la suscripción del Addendum de la Academia, por los entregables de la Cláusula Quinta en el plazo de 10 (diez) semanas ahí pactado. Pago Único desglosado por componente: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5918"/>
        <w:gridCol w:w="3441"/>
      </w:tblGrid>
      <w:tr>
        <w:trPr>
          <w:cantSplit/>
          <w:tblHeader/>
        </w:trPr>
        <w:tc>
          <w:tcPr>
            <w:tcW w:type="dxa" w:w="591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Componente (Pago Único C)</w:t>
            </w:r>
          </w:p>
        </w:tc>
        <w:tc>
          <w:tcPr>
            <w:tcW w:type="dxa" w:w="344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 sin IVA</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Mapeo y validación de la taxonomía maestra</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módulos interactivos (Fase 1)</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Segmentación de contenido por tipo de club</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Agente de voz de </w:t>
            </w:r>
            <w:r>
              <w:rPr>
                <w:rFonts w:ascii="Liberation Serif" w:cs="Liberation Serif" w:eastAsia="Liberation Serif" w:hAnsi="Liberation Serif"/>
                <w:b w:val="false"/>
                <w:bCs w:val="false"/>
                <w:i/>
                <w:iCs/>
                <w:color w:val="1A1A1A"/>
                <w:sz w:val="19"/>
                <w:szCs w:val="19"/>
              </w:rPr>
              <w:t xml:space="preserve">role-play</w:t>
            </w:r>
            <w:r>
              <w:rPr>
                <w:rFonts w:ascii="Liberation Serif" w:cs="Liberation Serif" w:eastAsia="Liberation Serif" w:hAnsi="Liberation Serif"/>
                <w:b w:val="false"/>
                <w:bCs w:val="false"/>
                <w:i w:val="false"/>
                <w:iCs w:val="false"/>
                <w:color w:val="1A1A1A"/>
                <w:sz w:val="19"/>
                <w:szCs w:val="19"/>
              </w:rPr>
              <w:t xml:space="preserve"> (Fase 2)</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$300,000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Dashboard de </w:t>
            </w:r>
            <w:r>
              <w:rPr>
                <w:rFonts w:ascii="Liberation Serif" w:cs="Liberation Serif" w:eastAsia="Liberation Serif" w:hAnsi="Liberation Serif"/>
                <w:b w:val="false"/>
                <w:bCs w:val="false"/>
                <w:i/>
                <w:iCs/>
                <w:color w:val="1A1A1A"/>
                <w:sz w:val="19"/>
                <w:szCs w:val="19"/>
              </w:rPr>
              <w:t xml:space="preserve">readiness</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Calibración de línea base con el CRM</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$60,000</w:t>
            </w:r>
          </w:p>
        </w:tc>
      </w:tr>
      <w:tr>
        <w:trPr>
          <w:cantSplit/>
          <w:tblHeader w:val="false"/>
        </w:trPr>
        <w:tc>
          <w:tcPr>
            <w:tcW w:type="dxa" w:w="5918"/>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3441"/>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$850,000 (USD $47,752.81)</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Es adicional e independiente de las Secciones A y B; su falta de pago no afecta la vigencia de los Proyectos A ni B. Los costos de operación de las plataformas de inteligencia artificial del agente de práctica corren por cuenta de EL CLIENTE (Cláusula Décima Cuarta).</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Iguala </w:t>
      </w:r>
      <w:r>
        <w:rPr>
          <w:rFonts w:ascii="Liberation Serif" w:cs="Liberation Serif" w:eastAsia="Liberation Serif" w:hAnsi="Liberation Serif"/>
          <w:b/>
          <w:bCs/>
          <w:i w:val="false"/>
          <w:iCs w:val="false"/>
          <w:color w:val="1A1A1A"/>
          <w:sz w:val="22"/>
          <w:szCs w:val="22"/>
        </w:rPr>
        <w:t xml:space="preserve">opcional</w:t>
      </w:r>
      <w:r>
        <w:rPr>
          <w:rFonts w:ascii="Liberation Serif" w:cs="Liberation Serif" w:eastAsia="Liberation Serif" w:hAnsi="Liberation Serif"/>
          <w:b w:val="false"/>
          <w:bCs w:val="false"/>
          <w:i w:val="false"/>
          <w:iCs w:val="false"/>
          <w:color w:val="1A1A1A"/>
          <w:sz w:val="22"/>
          <w:szCs w:val="22"/>
        </w:rPr>
        <w:t xml:space="preserve"> de mantenimiento de la Academia — USD $1,039.33 (MXN $18,500.00); total con IVA MXN $21,460.00 — desglosada por concepto: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8022"/>
        <w:gridCol w:w="1337"/>
      </w:tblGrid>
      <w:tr>
        <w:trPr>
          <w:cantSplit/>
          <w:tblHeader/>
        </w:trPr>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Concepto (iguala C, opcional)</w:t>
            </w:r>
          </w:p>
        </w:tc>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MXN/mes sin IVA</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 la plataforma de módulos interactivos (Fase 1)</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Actualización de la biblioteca de escenarios y perfiles certificados del role-play (Fase 2)</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Mantenimiento del dashboard de </w:t>
            </w:r>
            <w:r>
              <w:rPr>
                <w:rFonts w:ascii="Liberation Serif" w:cs="Liberation Serif" w:eastAsia="Liberation Serif" w:hAnsi="Liberation Serif"/>
                <w:b w:val="false"/>
                <w:bCs w:val="false"/>
                <w:i/>
                <w:iCs/>
                <w:color w:val="1A1A1A"/>
                <w:sz w:val="19"/>
                <w:szCs w:val="19"/>
              </w:rPr>
              <w:t xml:space="preserve">readiness</w:t>
            </w:r>
            <w:r>
              <w:rPr>
                <w:rFonts w:ascii="Liberation Serif" w:cs="Liberation Serif" w:eastAsia="Liberation Serif" w:hAnsi="Liberation Serif"/>
                <w:b w:val="false"/>
                <w:bCs w:val="false"/>
                <w:i w:val="false"/>
                <w:iCs w:val="false"/>
                <w:color w:val="1A1A1A"/>
                <w:sz w:val="19"/>
                <w:szCs w:val="19"/>
              </w:rPr>
              <w:t xml:space="preserve"> y reporte mensual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$3,000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Soporte de la Academia en horario hábil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$2,500</w:t>
            </w:r>
          </w:p>
        </w:tc>
      </w:tr>
      <w:tr>
        <w:trPr>
          <w:cantSplit/>
          <w:tblHeader w:val="false"/>
        </w:trPr>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Total</w:t>
            </w:r>
          </w:p>
        </w:tc>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$18,500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De contratarse, la iguala de la Academia se rige por las reglas de facturación y pago de la Cláusula Novena y se causa a partir </w:t>
      </w:r>
      <w:del w:id="236" w:author="LSSM" w:date="2026-09-10T12:00:00Z">
        <w:r>
          <w:rPr>
            <w:rFonts w:ascii="Liberation Serif" w:cs="Liberation Serif" w:eastAsia="Liberation Serif" w:hAnsi="Liberation Serif"/>
            <w:b w:val="false"/>
            <w:bCs w:val="false"/>
            <w:i w:val="false"/>
            <w:iCs w:val="false"/>
            <w:color w:val="1A1A1A"/>
            <w:sz w:val="22"/>
            <w:szCs w:val="22"/>
          </w:rPr>
          <w:delText xml:space="preserve">de</w:delText>
        </w:r>
      </w:del>
      <w:ins w:id="237" w:author="LSSM" w:date="2026-09-10T12:00:00Z">
        <w:r>
          <w:rPr>
            <w:rFonts w:ascii="Liberation Serif" w:cs="Liberation Serif" w:eastAsia="Liberation Serif" w:hAnsi="Liberation Serif"/>
            <w:b w:val="false"/>
            <w:bCs w:val="false"/>
            <w:i w:val="false"/>
            <w:iCs w:val="false"/>
            <w:color w:val="1A1A1A"/>
            <w:sz w:val="22"/>
            <w:szCs w:val="22"/>
          </w:rPr>
          <w:t xml:space="preserve">del primer día del mes calendario siguiente a</w:t>
        </w:r>
      </w:ins>
      <w:r>
        <w:rPr>
          <w:rFonts w:ascii="Liberation Serif" w:cs="Liberation Serif" w:eastAsia="Liberation Serif" w:hAnsi="Liberation Serif"/>
          <w:b w:val="false"/>
          <w:bCs w:val="false"/>
          <w:i w:val="false"/>
          <w:iCs w:val="false"/>
          <w:color w:val="1A1A1A"/>
          <w:sz w:val="22"/>
          <w:szCs w:val="22"/>
        </w:rPr>
        <w:t xml:space="preserve"> la entrega de la Fase 1 en producción.</w:t>
      </w:r>
    </w:p>
    <w:p>
      <w:pPr>
        <w:spacing w:after="140" w:line="264"/>
        <w:jc w:val="both"/>
      </w:pPr>
      <w:r>
        <w:rPr>
          <w:rFonts w:ascii="Liberation Serif" w:cs="Liberation Serif" w:eastAsia="Liberation Serif" w:hAnsi="Liberation Serif"/>
          <w:b/>
          <w:bCs/>
          <w:i w:val="false"/>
          <w:iCs w:val="false"/>
          <w:color w:val="1A1A1A"/>
          <w:sz w:val="22"/>
          <w:szCs w:val="22"/>
        </w:rPr>
        <w:t xml:space="preserve">NOVENA. Facturación y forma de pago.</w:t>
      </w:r>
      <w:r>
        <w:rPr>
          <w:rFonts w:ascii="Liberation Serif" w:cs="Liberation Serif" w:eastAsia="Liberation Serif" w:hAnsi="Liberation Serif"/>
          <w:b w:val="false"/>
          <w:bCs w:val="false"/>
          <w:i w:val="false"/>
          <w:iCs w:val="false"/>
          <w:color w:val="1A1A1A"/>
          <w:sz w:val="22"/>
          <w:szCs w:val="22"/>
        </w:rPr>
        <w:t xml:space="preserve"> Todo pago se realizará mediante transferencia electrónica a la cuenta bancaria de la que EL PRESTADOR sea único titular, contra CFDI con el IVA desglosado, denominado en moneda nacional. La </w:t>
      </w:r>
      <w:del w:id="238" w:author="LSSM" w:date="2026-09-10T12:00:00Z">
        <w:r>
          <w:rPr>
            <w:rFonts w:ascii="Liberation Serif" w:cs="Liberation Serif" w:eastAsia="Liberation Serif" w:hAnsi="Liberation Serif"/>
            <w:b w:val="false"/>
            <w:bCs w:val="false"/>
            <w:i w:val="false"/>
            <w:iCs w:val="false"/>
            <w:color w:val="1A1A1A"/>
            <w:sz w:val="22"/>
            <w:szCs w:val="22"/>
          </w:rPr>
          <w:delText xml:space="preserve">entrega de una factura no anticipa su pago: el pago solo será exigible al cumplirse la condición de entrega correspondiente</w:delText>
        </w:r>
      </w:del>
      <w:ins w:id="239" w:author="LSSM" w:date="2026-09-10T12:00:00Z">
        <w:r>
          <w:rPr>
            <w:rFonts w:ascii="Liberation Serif" w:cs="Liberation Serif" w:eastAsia="Liberation Serif" w:hAnsi="Liberation Serif"/>
            <w:b w:val="false"/>
            <w:bCs w:val="false"/>
            <w:i w:val="false"/>
            <w:iCs w:val="false"/>
            <w:color w:val="1A1A1A"/>
            <w:sz w:val="22"/>
            <w:szCs w:val="22"/>
          </w:rPr>
          <w:t xml:space="preserve">emisión y presentación de las facturas en los momentos previstos en esta Cláusula </w:t>
        </w:r>
      </w:ins>
      <w:commentRangeStart w:id="29"/>
      <w:ins w:id="240" w:author="LSSM" w:date="2026-09-10T12:00:00Z">
        <w:r>
          <w:rPr>
            <w:rFonts w:ascii="Liberation Serif" w:cs="Liberation Serif" w:eastAsia="Liberation Serif" w:hAnsi="Liberation Serif"/>
            <w:b/>
            <w:bCs/>
            <w:i w:val="false"/>
            <w:iCs w:val="false"/>
            <w:color w:val="1A1A1A"/>
            <w:sz w:val="22"/>
            <w:szCs w:val="22"/>
          </w:rPr>
          <w:t xml:space="preserve">no anticipan la exigibilidad del pago ni constituyen un anticipo</w:t>
        </w:r>
      </w:ins>
      <w:commentRangeEnd w:id="29"/>
      <w:r>
        <w:commentReference w:id="29"/>
      </w:r>
      <w:ins w:id="241" w:author="LSSM" w:date="2026-09-10T12:00:00Z">
        <w:r>
          <w:rPr>
            <w:rFonts w:ascii="Liberation Serif" w:cs="Liberation Serif" w:eastAsia="Liberation Serif" w:hAnsi="Liberation Serif"/>
            <w:b w:val="false"/>
            <w:bCs w:val="false"/>
            <w:i w:val="false"/>
            <w:iCs w:val="false"/>
            <w:color w:val="1A1A1A"/>
            <w:sz w:val="22"/>
            <w:szCs w:val="22"/>
          </w:rPr>
          <w:t xml:space="preserve">. La factura podrá presentarse antes de la aprobación o aceptación tácita del entregable correspondiente, y su pago será exigible únicamente cuando se cumpla dicha condición conforme a la Sección I</w:t>
        </w:r>
      </w:ins>
      <w:r>
        <w:rPr>
          <w:rFonts w:ascii="Liberation Serif" w:cs="Liberation Serif" w:eastAsia="Liberation Serif" w:hAnsi="Liberation Serif"/>
          <w:b w:val="false"/>
          <w:bCs w:val="false"/>
          <w:i w:val="false"/>
          <w:iCs w:val="false"/>
          <w:color w:val="1A1A1A"/>
          <w:sz w:val="22"/>
          <w:szCs w:val="22"/>
        </w:rPr>
        <w:t xml:space="preserve">. No habrá anticipos.</w:t>
      </w:r>
      <w:ins w:id="242"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243" w:author="LSSM" w:date="2026-09-10T12:00:00Z">
        <w:r>
          <w:rPr>
            <w:rFonts w:ascii="Liberation Serif" w:cs="Liberation Serif" w:eastAsia="Liberation Serif" w:hAnsi="Liberation Serif"/>
            <w:b/>
            <w:bCs/>
            <w:i w:val="false"/>
            <w:iCs w:val="false"/>
            <w:color w:val="1A1A1A"/>
            <w:sz w:val="22"/>
            <w:szCs w:val="22"/>
          </w:rPr>
          <w:t xml:space="preserve">Alta de proveedor.</w:t>
        </w:r>
      </w:ins>
      <w:ins w:id="244" w:author="LSSM" w:date="2026-09-10T12:00:00Z">
        <w:r>
          <w:rPr>
            <w:rFonts w:ascii="Liberation Serif" w:cs="Liberation Serif" w:eastAsia="Liberation Serif" w:hAnsi="Liberation Serif"/>
            <w:b w:val="false"/>
            <w:bCs w:val="false"/>
            <w:i w:val="false"/>
            <w:iCs w:val="false"/>
            <w:color w:val="1A1A1A"/>
            <w:sz w:val="22"/>
            <w:szCs w:val="22"/>
          </w:rPr>
          <w:t xml:space="preserve"> Las Partes reconocen que </w:t>
        </w:r>
      </w:ins>
      <w:ins w:id="245" w:author="LSSM" w:date="2026-09-10T12:00:00Z">
        <w:r>
          <w:rPr>
            <w:rFonts w:ascii="Liberation Serif" w:cs="Liberation Serif" w:eastAsia="Liberation Serif" w:hAnsi="Liberation Serif"/>
            <w:b/>
            <w:bCs/>
            <w:i w:val="false"/>
            <w:iCs w:val="false"/>
            <w:color w:val="1A1A1A"/>
            <w:sz w:val="22"/>
            <w:szCs w:val="22"/>
          </w:rPr>
          <w:t xml:space="preserve">EL PRESTADOR ya se encuentra dado de alta y vigente en el padrón de proveedores de EL CLIENTE</w:t>
        </w:r>
      </w:ins>
      <w:ins w:id="246" w:author="LSSM" w:date="2026-09-10T12:00:00Z">
        <w:r>
          <w:rPr>
            <w:rFonts w:ascii="Liberation Serif" w:cs="Liberation Serif" w:eastAsia="Liberation Serif" w:hAnsi="Liberation Serif"/>
            <w:b w:val="false"/>
            <w:bCs w:val="false"/>
            <w:i w:val="false"/>
            <w:iCs w:val="false"/>
            <w:color w:val="1A1A1A"/>
            <w:sz w:val="22"/>
            <w:szCs w:val="22"/>
          </w:rPr>
          <w:t xml:space="preserve">, con su expediente completo, por lo que </w:t>
        </w:r>
      </w:ins>
      <w:ins w:id="247" w:author="LSSM" w:date="2026-09-10T12:00:00Z">
        <w:r>
          <w:rPr>
            <w:rFonts w:ascii="Liberation Serif" w:cs="Liberation Serif" w:eastAsia="Liberation Serif" w:hAnsi="Liberation Serif"/>
            <w:b/>
            <w:bCs/>
            <w:i w:val="false"/>
            <w:iCs w:val="false"/>
            <w:color w:val="1A1A1A"/>
            <w:sz w:val="22"/>
            <w:szCs w:val="22"/>
          </w:rPr>
          <w:t xml:space="preserve">no queda requisito de alta, registro ni acreditación pendiente de cumplir para el pago</w:t>
        </w:r>
      </w:ins>
      <w:ins w:id="248" w:author="LSSM" w:date="2026-09-10T12:00:00Z">
        <w:r>
          <w:rPr>
            <w:rFonts w:ascii="Liberation Serif" w:cs="Liberation Serif" w:eastAsia="Liberation Serif" w:hAnsi="Liberation Serif"/>
            <w:b w:val="false"/>
            <w:bCs w:val="false"/>
            <w:i w:val="false"/>
            <w:iCs w:val="false"/>
            <w:color w:val="1A1A1A"/>
            <w:sz w:val="22"/>
            <w:szCs w:val="22"/>
          </w:rPr>
          <w:t xml:space="preserve">.</w:t>
        </w:r>
      </w:ins>
    </w:p>
    <w:p>
      <w:pPr>
        <w:spacing w:after="140" w:line="264"/>
        <w:jc w:val="both"/>
      </w:pPr>
      <w:commentRangeStart w:id="30"/>
      <w:ins w:id="249" w:author="LSSM" w:date="2026-09-10T12:00:00Z">
        <w:r>
          <w:rPr>
            <w:rFonts w:ascii="Liberation Serif" w:cs="Liberation Serif" w:eastAsia="Liberation Serif" w:hAnsi="Liberation Serif"/>
            <w:b/>
            <w:bCs/>
            <w:i w:val="false"/>
            <w:iCs w:val="false"/>
            <w:color w:val="1A1A1A"/>
            <w:sz w:val="22"/>
            <w:szCs w:val="22"/>
          </w:rPr>
          <w:t xml:space="preserve">Requisitos fiscales y administrativos (lista limitativa).</w:t>
        </w:r>
      </w:ins>
      <w:commentRangeEnd w:id="30"/>
      <w:r>
        <w:commentReference w:id="30"/>
      </w:r>
      <w:ins w:id="250" w:author="LSSM" w:date="2026-09-10T12:00:00Z">
        <w:r>
          <w:rPr>
            <w:rFonts w:ascii="Liberation Serif" w:cs="Liberation Serif" w:eastAsia="Liberation Serif" w:hAnsi="Liberation Serif"/>
            <w:b w:val="false"/>
            <w:bCs w:val="false"/>
            <w:i w:val="false"/>
            <w:iCs w:val="false"/>
            <w:color w:val="1A1A1A"/>
            <w:sz w:val="22"/>
            <w:szCs w:val="22"/>
          </w:rPr>
          <w:t xml:space="preserve"> Los «requisitos fiscales y administrativos» a que queda sujeta la exigibilidad de cada pago son, de manera </w:t>
        </w:r>
      </w:ins>
      <w:ins w:id="251" w:author="LSSM" w:date="2026-09-10T12:00:00Z">
        <w:r>
          <w:rPr>
            <w:rFonts w:ascii="Liberation Serif" w:cs="Liberation Serif" w:eastAsia="Liberation Serif" w:hAnsi="Liberation Serif"/>
            <w:b/>
            <w:bCs/>
            <w:i w:val="false"/>
            <w:iCs w:val="false"/>
            <w:color w:val="1A1A1A"/>
            <w:sz w:val="22"/>
            <w:szCs w:val="22"/>
          </w:rPr>
          <w:t xml:space="preserve">limitativa</w:t>
        </w:r>
      </w:ins>
      <w:ins w:id="252" w:author="LSSM" w:date="2026-09-10T12:00:00Z">
        <w:r>
          <w:rPr>
            <w:rFonts w:ascii="Liberation Serif" w:cs="Liberation Serif" w:eastAsia="Liberation Serif" w:hAnsi="Liberation Serif"/>
            <w:b w:val="false"/>
            <w:bCs w:val="false"/>
            <w:i w:val="false"/>
            <w:iCs w:val="false"/>
            <w:color w:val="1A1A1A"/>
            <w:sz w:val="22"/>
            <w:szCs w:val="22"/>
          </w:rPr>
          <w:t xml:space="preserve">, los siguientes, y su cumplimiento agota toda formalidad exigible a EL PRESTADOR:</w:t>
        </w:r>
      </w:ins>
    </w:p>
    <w:p>
      <w:pPr>
        <w:spacing w:after="120" w:line="264"/>
        <w:ind w:left="540" w:hanging="420"/>
        <w:jc w:val="both"/>
      </w:pPr>
      <w:ins w:id="253" w:author="LSSM" w:date="2026-09-10T12:00:00Z">
        <w:r>
          <w:rPr>
            <w:rFonts w:ascii="Liberation Serif" w:cs="Liberation Serif" w:eastAsia="Liberation Serif" w:hAnsi="Liberation Serif"/>
            <w:b w:val="false"/>
            <w:bCs w:val="false"/>
            <w:color w:val="1A1A1A"/>
            <w:sz w:val="22"/>
            <w:szCs w:val="22"/>
          </w:rPr>
          <w:t xml:space="preserve">1. </w:t>
        </w:r>
      </w:ins>
      <w:ins w:id="254" w:author="LSSM" w:date="2026-09-10T12:00:00Z">
        <w:r>
          <w:rPr>
            <w:rFonts w:ascii="Liberation Serif" w:cs="Liberation Serif" w:eastAsia="Liberation Serif" w:hAnsi="Liberation Serif"/>
            <w:b/>
            <w:bCs/>
            <w:i w:val="false"/>
            <w:iCs w:val="false"/>
            <w:color w:val="1A1A1A"/>
            <w:sz w:val="22"/>
            <w:szCs w:val="22"/>
          </w:rPr>
          <w:t xml:space="preserve">CFDI vigente</w:t>
        </w:r>
      </w:ins>
      <w:ins w:id="255" w:author="LSSM" w:date="2026-09-10T12:00:00Z">
        <w:r>
          <w:rPr>
            <w:rFonts w:ascii="Liberation Serif" w:cs="Liberation Serif" w:eastAsia="Liberation Serif" w:hAnsi="Liberation Serif"/>
            <w:b w:val="false"/>
            <w:bCs w:val="false"/>
            <w:i w:val="false"/>
            <w:iCs w:val="false"/>
            <w:color w:val="1A1A1A"/>
            <w:sz w:val="22"/>
            <w:szCs w:val="22"/>
          </w:rPr>
          <w:t xml:space="preserve">, emitido y timbrado ante el Servicio de Administración Tributaria en la versión y con los complementos que exija la legislación fiscal aplicable en la fecha de emisión.</w:t>
        </w:r>
      </w:ins>
    </w:p>
    <w:p>
      <w:pPr>
        <w:spacing w:after="120" w:line="264"/>
        <w:ind w:left="540" w:hanging="420"/>
        <w:jc w:val="both"/>
      </w:pPr>
      <w:ins w:id="256" w:author="LSSM" w:date="2026-09-10T12:00:00Z">
        <w:r>
          <w:rPr>
            <w:rFonts w:ascii="Liberation Serif" w:cs="Liberation Serif" w:eastAsia="Liberation Serif" w:hAnsi="Liberation Serif"/>
            <w:b w:val="false"/>
            <w:bCs w:val="false"/>
            <w:color w:val="1A1A1A"/>
            <w:sz w:val="22"/>
            <w:szCs w:val="22"/>
          </w:rPr>
          <w:t xml:space="preserve">2. </w:t>
        </w:r>
      </w:ins>
      <w:ins w:id="257" w:author="LSSM" w:date="2026-09-10T12:00:00Z">
        <w:r>
          <w:rPr>
            <w:rFonts w:ascii="Liberation Serif" w:cs="Liberation Serif" w:eastAsia="Liberation Serif" w:hAnsi="Liberation Serif"/>
            <w:b/>
            <w:bCs/>
            <w:i w:val="false"/>
            <w:iCs w:val="false"/>
            <w:color w:val="1A1A1A"/>
            <w:sz w:val="22"/>
            <w:szCs w:val="22"/>
          </w:rPr>
          <w:t xml:space="preserve">Datos fiscales correctos de ambas Partes</w:t>
        </w:r>
      </w:ins>
      <w:ins w:id="258" w:author="LSSM" w:date="2026-09-10T12:00:00Z">
        <w:r>
          <w:rPr>
            <w:rFonts w:ascii="Liberation Serif" w:cs="Liberation Serif" w:eastAsia="Liberation Serif" w:hAnsi="Liberation Serif"/>
            <w:b w:val="false"/>
            <w:bCs w:val="false"/>
            <w:i w:val="false"/>
            <w:iCs w:val="false"/>
            <w:color w:val="1A1A1A"/>
            <w:sz w:val="22"/>
            <w:szCs w:val="22"/>
          </w:rPr>
          <w:t xml:space="preserve">: denominación social, Registro Federal de Contribuyentes, régimen fiscal y código postal del domicilio fiscal.</w:t>
        </w:r>
      </w:ins>
    </w:p>
    <w:p>
      <w:pPr>
        <w:spacing w:after="120" w:line="264"/>
        <w:ind w:left="540" w:hanging="420"/>
        <w:jc w:val="both"/>
      </w:pPr>
      <w:ins w:id="259" w:author="LSSM" w:date="2026-09-10T12:00:00Z">
        <w:r>
          <w:rPr>
            <w:rFonts w:ascii="Liberation Serif" w:cs="Liberation Serif" w:eastAsia="Liberation Serif" w:hAnsi="Liberation Serif"/>
            <w:b w:val="false"/>
            <w:bCs w:val="false"/>
            <w:color w:val="1A1A1A"/>
            <w:sz w:val="22"/>
            <w:szCs w:val="22"/>
          </w:rPr>
          <w:t xml:space="preserve">3. </w:t>
        </w:r>
      </w:ins>
      <w:ins w:id="260" w:author="LSSM" w:date="2026-09-10T12:00:00Z">
        <w:r>
          <w:rPr>
            <w:rFonts w:ascii="Liberation Serif" w:cs="Liberation Serif" w:eastAsia="Liberation Serif" w:hAnsi="Liberation Serif"/>
            <w:b/>
            <w:bCs/>
            <w:i w:val="false"/>
            <w:iCs w:val="false"/>
            <w:color w:val="1A1A1A"/>
            <w:sz w:val="22"/>
            <w:szCs w:val="22"/>
          </w:rPr>
          <w:t xml:space="preserve">Uso del CFDI, forma y método de pago</w:t>
        </w:r>
      </w:ins>
      <w:ins w:id="261" w:author="LSSM" w:date="2026-09-10T12:00:00Z">
        <w:r>
          <w:rPr>
            <w:rFonts w:ascii="Liberation Serif" w:cs="Liberation Serif" w:eastAsia="Liberation Serif" w:hAnsi="Liberation Serif"/>
            <w:b w:val="false"/>
            <w:bCs w:val="false"/>
            <w:i w:val="false"/>
            <w:iCs w:val="false"/>
            <w:color w:val="1A1A1A"/>
            <w:sz w:val="22"/>
            <w:szCs w:val="22"/>
          </w:rPr>
          <w:t xml:space="preserve"> conforme a los catálogos del Servicio de Administración Tributaria, según la instrucción que EL CLIENTE comunique por escrito una sola vez al inicio de la relación y que se entiende vigente hasta que la modifique por el mismo medio.</w:t>
        </w:r>
      </w:ins>
    </w:p>
    <w:p>
      <w:pPr>
        <w:spacing w:after="120" w:line="264"/>
        <w:ind w:left="540" w:hanging="420"/>
        <w:jc w:val="both"/>
      </w:pPr>
      <w:ins w:id="262" w:author="LSSM" w:date="2026-09-10T12:00:00Z">
        <w:r>
          <w:rPr>
            <w:rFonts w:ascii="Liberation Serif" w:cs="Liberation Serif" w:eastAsia="Liberation Serif" w:hAnsi="Liberation Serif"/>
            <w:b w:val="false"/>
            <w:bCs w:val="false"/>
            <w:color w:val="1A1A1A"/>
            <w:sz w:val="22"/>
            <w:szCs w:val="22"/>
          </w:rPr>
          <w:t xml:space="preserve">4. </w:t>
        </w:r>
      </w:ins>
      <w:ins w:id="263" w:author="LSSM" w:date="2026-09-10T12:00:00Z">
        <w:r>
          <w:rPr>
            <w:rFonts w:ascii="Liberation Serif" w:cs="Liberation Serif" w:eastAsia="Liberation Serif" w:hAnsi="Liberation Serif"/>
            <w:b/>
            <w:bCs/>
            <w:i w:val="false"/>
            <w:iCs w:val="false"/>
            <w:color w:val="1A1A1A"/>
            <w:sz w:val="22"/>
            <w:szCs w:val="22"/>
          </w:rPr>
          <w:t xml:space="preserve">Clave de producto o servicio y clave de unidad</w:t>
        </w:r>
      </w:ins>
      <w:ins w:id="264" w:author="LSSM" w:date="2026-09-10T12:00:00Z">
        <w:r>
          <w:rPr>
            <w:rFonts w:ascii="Liberation Serif" w:cs="Liberation Serif" w:eastAsia="Liberation Serif" w:hAnsi="Liberation Serif"/>
            <w:b w:val="false"/>
            <w:bCs w:val="false"/>
            <w:i w:val="false"/>
            <w:iCs w:val="false"/>
            <w:color w:val="1A1A1A"/>
            <w:sz w:val="22"/>
            <w:szCs w:val="22"/>
          </w:rPr>
          <w:t xml:space="preserve"> de los catálogos del Servicio de Administración Tributaria.</w:t>
        </w:r>
      </w:ins>
    </w:p>
    <w:p>
      <w:pPr>
        <w:spacing w:after="120" w:line="264"/>
        <w:ind w:left="540" w:hanging="420"/>
        <w:jc w:val="both"/>
      </w:pPr>
      <w:ins w:id="265" w:author="LSSM" w:date="2026-09-10T12:00:00Z">
        <w:r>
          <w:rPr>
            <w:rFonts w:ascii="Liberation Serif" w:cs="Liberation Serif" w:eastAsia="Liberation Serif" w:hAnsi="Liberation Serif"/>
            <w:b w:val="false"/>
            <w:bCs w:val="false"/>
            <w:color w:val="1A1A1A"/>
            <w:sz w:val="22"/>
            <w:szCs w:val="22"/>
          </w:rPr>
          <w:t xml:space="preserve">5. </w:t>
        </w:r>
      </w:ins>
      <w:ins w:id="266" w:author="LSSM" w:date="2026-09-10T12:00:00Z">
        <w:r>
          <w:rPr>
            <w:rFonts w:ascii="Liberation Serif" w:cs="Liberation Serif" w:eastAsia="Liberation Serif" w:hAnsi="Liberation Serif"/>
            <w:b/>
            <w:bCs/>
            <w:i w:val="false"/>
            <w:iCs w:val="false"/>
            <w:color w:val="1A1A1A"/>
            <w:sz w:val="22"/>
            <w:szCs w:val="22"/>
          </w:rPr>
          <w:t xml:space="preserve">Descripción del concepto</w:t>
        </w:r>
      </w:ins>
      <w:ins w:id="267" w:author="LSSM" w:date="2026-09-10T12:00:00Z">
        <w:r>
          <w:rPr>
            <w:rFonts w:ascii="Liberation Serif" w:cs="Liberation Serif" w:eastAsia="Liberation Serif" w:hAnsi="Liberation Serif"/>
            <w:b w:val="false"/>
            <w:bCs w:val="false"/>
            <w:i w:val="false"/>
            <w:iCs w:val="false"/>
            <w:color w:val="1A1A1A"/>
            <w:sz w:val="22"/>
            <w:szCs w:val="22"/>
          </w:rPr>
          <w:t xml:space="preserve"> que permita identificar el Servicio, la exhibición o el mes de servicio de que se trate, con el </w:t>
        </w:r>
      </w:ins>
      <w:ins w:id="268" w:author="LSSM" w:date="2026-09-10T12:00:00Z">
        <w:r>
          <w:rPr>
            <w:rFonts w:ascii="Liberation Serif" w:cs="Liberation Serif" w:eastAsia="Liberation Serif" w:hAnsi="Liberation Serif"/>
            <w:b/>
            <w:bCs/>
            <w:i w:val="false"/>
            <w:iCs w:val="false"/>
            <w:color w:val="1A1A1A"/>
            <w:sz w:val="22"/>
            <w:szCs w:val="22"/>
          </w:rPr>
          <w:t xml:space="preserve">IVA desglosado</w:t>
        </w:r>
      </w:ins>
      <w:ins w:id="269" w:author="LSSM" w:date="2026-09-10T12:00:00Z">
        <w:r>
          <w:rPr>
            <w:rFonts w:ascii="Liberation Serif" w:cs="Liberation Serif" w:eastAsia="Liberation Serif" w:hAnsi="Liberation Serif"/>
            <w:b w:val="false"/>
            <w:bCs w:val="false"/>
            <w:i w:val="false"/>
            <w:iCs w:val="false"/>
            <w:color w:val="1A1A1A"/>
            <w:sz w:val="22"/>
            <w:szCs w:val="22"/>
          </w:rPr>
          <w:t xml:space="preserve"> a la tasa legal vigente y el total en </w:t>
        </w:r>
      </w:ins>
      <w:ins w:id="270" w:author="LSSM" w:date="2026-09-10T12:00:00Z">
        <w:r>
          <w:rPr>
            <w:rFonts w:ascii="Liberation Serif" w:cs="Liberation Serif" w:eastAsia="Liberation Serif" w:hAnsi="Liberation Serif"/>
            <w:b/>
            <w:bCs/>
            <w:i w:val="false"/>
            <w:iCs w:val="false"/>
            <w:color w:val="1A1A1A"/>
            <w:sz w:val="22"/>
            <w:szCs w:val="22"/>
          </w:rPr>
          <w:t xml:space="preserve">moneda nacional</w:t>
        </w:r>
      </w:ins>
      <w:ins w:id="271" w:author="LSSM" w:date="2026-09-10T12:00:00Z">
        <w:r>
          <w:rPr>
            <w:rFonts w:ascii="Liberation Serif" w:cs="Liberation Serif" w:eastAsia="Liberation Serif" w:hAnsi="Liberation Serif"/>
            <w:b w:val="false"/>
            <w:bCs w:val="false"/>
            <w:i w:val="false"/>
            <w:iCs w:val="false"/>
            <w:color w:val="1A1A1A"/>
            <w:sz w:val="22"/>
            <w:szCs w:val="22"/>
          </w:rPr>
          <w:t xml:space="preserve">.</w:t>
        </w:r>
      </w:ins>
    </w:p>
    <w:p>
      <w:pPr>
        <w:spacing w:after="120" w:line="264"/>
        <w:ind w:left="540" w:hanging="420"/>
        <w:jc w:val="both"/>
      </w:pPr>
      <w:ins w:id="272" w:author="LSSM" w:date="2026-09-10T12:00:00Z">
        <w:r>
          <w:rPr>
            <w:rFonts w:ascii="Liberation Serif" w:cs="Liberation Serif" w:eastAsia="Liberation Serif" w:hAnsi="Liberation Serif"/>
            <w:b w:val="false"/>
            <w:bCs w:val="false"/>
            <w:color w:val="1A1A1A"/>
            <w:sz w:val="22"/>
            <w:szCs w:val="22"/>
          </w:rPr>
          <w:t xml:space="preserve">6. </w:t>
        </w:r>
      </w:ins>
      <w:ins w:id="273" w:author="LSSM" w:date="2026-09-10T12:00:00Z">
        <w:r>
          <w:rPr>
            <w:rFonts w:ascii="Liberation Serif" w:cs="Liberation Serif" w:eastAsia="Liberation Serif" w:hAnsi="Liberation Serif"/>
            <w:b/>
            <w:bCs/>
            <w:i w:val="false"/>
            <w:iCs w:val="false"/>
            <w:color w:val="1A1A1A"/>
            <w:sz w:val="22"/>
            <w:szCs w:val="22"/>
          </w:rPr>
          <w:t xml:space="preserve">Referencia al número o identificación de este Contrato</w:t>
        </w:r>
      </w:ins>
      <w:ins w:id="274" w:author="LSSM" w:date="2026-09-10T12:00:00Z">
        <w:r>
          <w:rPr>
            <w:rFonts w:ascii="Liberation Serif" w:cs="Liberation Serif" w:eastAsia="Liberation Serif" w:hAnsi="Liberation Serif"/>
            <w:b w:val="false"/>
            <w:bCs w:val="false"/>
            <w:i w:val="false"/>
            <w:iCs w:val="false"/>
            <w:color w:val="1A1A1A"/>
            <w:sz w:val="22"/>
            <w:szCs w:val="22"/>
          </w:rPr>
          <w:t xml:space="preserve"> y, tratándose de los Pagos Únicos, a la exhibición correspondiente.</w:t>
        </w:r>
      </w:ins>
    </w:p>
    <w:p>
      <w:pPr>
        <w:spacing w:after="120" w:line="264"/>
        <w:ind w:left="540" w:hanging="420"/>
        <w:jc w:val="both"/>
      </w:pPr>
      <w:ins w:id="275" w:author="LSSM" w:date="2026-09-10T12:00:00Z">
        <w:r>
          <w:rPr>
            <w:rFonts w:ascii="Liberation Serif" w:cs="Liberation Serif" w:eastAsia="Liberation Serif" w:hAnsi="Liberation Serif"/>
            <w:b w:val="false"/>
            <w:bCs w:val="false"/>
            <w:color w:val="1A1A1A"/>
            <w:sz w:val="22"/>
            <w:szCs w:val="22"/>
          </w:rPr>
          <w:t xml:space="preserve">7. </w:t>
        </w:r>
      </w:ins>
      <w:ins w:id="276" w:author="LSSM" w:date="2026-09-10T12:00:00Z">
        <w:r>
          <w:rPr>
            <w:rFonts w:ascii="Liberation Serif" w:cs="Liberation Serif" w:eastAsia="Liberation Serif" w:hAnsi="Liberation Serif"/>
            <w:b/>
            <w:bCs/>
            <w:i w:val="false"/>
            <w:iCs w:val="false"/>
            <w:color w:val="1A1A1A"/>
            <w:sz w:val="22"/>
            <w:szCs w:val="22"/>
          </w:rPr>
          <w:t xml:space="preserve">Presentación</w:t>
        </w:r>
      </w:ins>
      <w:ins w:id="277" w:author="LSSM" w:date="2026-09-10T12:00:00Z">
        <w:r>
          <w:rPr>
            <w:rFonts w:ascii="Liberation Serif" w:cs="Liberation Serif" w:eastAsia="Liberation Serif" w:hAnsi="Liberation Serif"/>
            <w:b w:val="false"/>
            <w:bCs w:val="false"/>
            <w:i w:val="false"/>
            <w:iCs w:val="false"/>
            <w:color w:val="1A1A1A"/>
            <w:sz w:val="22"/>
            <w:szCs w:val="22"/>
          </w:rPr>
          <w:t xml:space="preserve"> de la factura —archivos XML y PDF— en el correo electrónico o portal que EL CLIENTE designe por escrito; a falta de designación, en el correo del proyecto de la Cláusula Vigésima Cuarta. Se tiene por presentada el día hábil de su envío.</w:t>
        </w:r>
      </w:ins>
    </w:p>
    <w:p>
      <w:pPr>
        <w:spacing w:after="120" w:line="264"/>
        <w:ind w:left="540" w:hanging="420"/>
        <w:jc w:val="both"/>
      </w:pPr>
      <w:ins w:id="278" w:author="LSSM" w:date="2026-09-10T12:00:00Z">
        <w:r>
          <w:rPr>
            <w:rFonts w:ascii="Liberation Serif" w:cs="Liberation Serif" w:eastAsia="Liberation Serif" w:hAnsi="Liberation Serif"/>
            <w:b w:val="false"/>
            <w:bCs w:val="false"/>
            <w:color w:val="1A1A1A"/>
            <w:sz w:val="22"/>
            <w:szCs w:val="22"/>
          </w:rPr>
          <w:t xml:space="preserve">8. </w:t>
        </w:r>
      </w:ins>
      <w:ins w:id="279" w:author="LSSM" w:date="2026-09-10T12:00:00Z">
        <w:r>
          <w:rPr>
            <w:rFonts w:ascii="Liberation Serif" w:cs="Liberation Serif" w:eastAsia="Liberation Serif" w:hAnsi="Liberation Serif"/>
            <w:b/>
            <w:bCs/>
            <w:i w:val="false"/>
            <w:iCs w:val="false"/>
            <w:color w:val="1A1A1A"/>
            <w:sz w:val="22"/>
            <w:szCs w:val="22"/>
          </w:rPr>
          <w:t xml:space="preserve">Opinión del cumplimiento de obligaciones fiscales en sentido positivo</w:t>
        </w:r>
      </w:ins>
      <w:ins w:id="280" w:author="LSSM" w:date="2026-09-10T12:00:00Z">
        <w:r>
          <w:rPr>
            <w:rFonts w:ascii="Liberation Serif" w:cs="Liberation Serif" w:eastAsia="Liberation Serif" w:hAnsi="Liberation Serif"/>
            <w:b w:val="false"/>
            <w:bCs w:val="false"/>
            <w:i w:val="false"/>
            <w:iCs w:val="false"/>
            <w:color w:val="1A1A1A"/>
            <w:sz w:val="22"/>
            <w:szCs w:val="22"/>
          </w:rPr>
          <w:t xml:space="preserve">, con vigencia no mayor a 30 (treinta) días naturales, cuando EL CLIENTE la solicite por escrito.</w:t>
        </w:r>
      </w:ins>
    </w:p>
    <w:p>
      <w:pPr>
        <w:spacing w:after="140" w:line="264"/>
        <w:jc w:val="both"/>
      </w:pPr>
      <w:ins w:id="281" w:author="LSSM" w:date="2026-09-10T12:00:00Z">
        <w:r>
          <w:rPr>
            <w:rFonts w:ascii="Liberation Serif" w:cs="Liberation Serif" w:eastAsia="Liberation Serif" w:hAnsi="Liberation Serif"/>
            <w:b/>
            <w:bCs/>
            <w:i w:val="false"/>
            <w:iCs w:val="false"/>
            <w:color w:val="1A1A1A"/>
            <w:sz w:val="22"/>
            <w:szCs w:val="22"/>
          </w:rPr>
          <w:t xml:space="preserve">Ningún otro requisito es exigible.</w:t>
        </w:r>
      </w:ins>
      <w:commentRangeStart w:id="31"/>
      <w:ins w:id="282" w:author="LSSM" w:date="2026-09-10T12:00:00Z">
        <w:r>
          <w:rPr>
            <w:rFonts w:ascii="Liberation Serif" w:cs="Liberation Serif" w:eastAsia="Liberation Serif" w:hAnsi="Liberation Serif"/>
            <w:b w:val="false"/>
            <w:bCs w:val="false"/>
            <w:i w:val="false"/>
            <w:iCs w:val="false"/>
            <w:color w:val="1A1A1A"/>
            <w:sz w:val="22"/>
            <w:szCs w:val="22"/>
          </w:rPr>
          <w:t xml:space="preserve"> Ninguna política interna, formato, portal, orden de compra, validación, autorización o requisito administrativo distinto de los ocho anteriores condiciona la exigibilidad del pago ni modifica los plazos de esta Cláusula. Cualquier requisito administrativo adicional deberá acordarse por escrito por ambas Partes conforme a la Cláusula Vigésima Tercera, inciso d), y </w:t>
        </w:r>
      </w:ins>
      <w:commentRangeEnd w:id="31"/>
      <w:r>
        <w:commentReference w:id="31"/>
      </w:r>
      <w:ins w:id="283" w:author="LSSM" w:date="2026-09-10T12:00:00Z">
        <w:r>
          <w:rPr>
            <w:rFonts w:ascii="Liberation Serif" w:cs="Liberation Serif" w:eastAsia="Liberation Serif" w:hAnsi="Liberation Serif"/>
            <w:b/>
            <w:bCs/>
            <w:i w:val="false"/>
            <w:iCs w:val="false"/>
            <w:color w:val="1A1A1A"/>
            <w:sz w:val="22"/>
            <w:szCs w:val="22"/>
          </w:rPr>
          <w:t xml:space="preserve">sólo será aplicable a las facturas emitidas después de transcurridos al menos 30 (treinta) días naturales desde dicho acuerdo</w:t>
        </w:r>
      </w:ins>
      <w:ins w:id="284" w:author="LSSM" w:date="2026-09-10T12:00:00Z">
        <w:r>
          <w:rPr>
            <w:rFonts w:ascii="Liberation Serif" w:cs="Liberation Serif" w:eastAsia="Liberation Serif" w:hAnsi="Liberation Serif"/>
            <w:b w:val="false"/>
            <w:bCs w:val="false"/>
            <w:i w:val="false"/>
            <w:iCs w:val="false"/>
            <w:color w:val="1A1A1A"/>
            <w:sz w:val="22"/>
            <w:szCs w:val="22"/>
          </w:rPr>
          <w:t xml:space="preserve">. Su propuesta o falta de acuerdo no suspenderán ni diferirán la exigibilidad o el pago de las facturas. Lo anterior no exime del cumplimiento de los requisitos que resulten obligatorios por disposición legal aplicable.</w:t>
        </w:r>
      </w:ins>
    </w:p>
    <w:p>
      <w:pPr>
        <w:spacing w:after="140" w:line="264"/>
        <w:jc w:val="both"/>
      </w:pPr>
      <w:r>
        <w:rPr>
          <w:rFonts w:ascii="Liberation Serif" w:cs="Liberation Serif" w:eastAsia="Liberation Serif" w:hAnsi="Liberation Serif"/>
          <w:b/>
          <w:bCs/>
          <w:i w:val="false"/>
          <w:iCs w:val="false"/>
          <w:color w:val="1A1A1A"/>
          <w:sz w:val="22"/>
          <w:szCs w:val="22"/>
        </w:rPr>
        <w:t xml:space="preserve">I. Pagos Únicos (Proyectos A, B y C) — regla común.</w:t>
      </w:r>
      <w:r>
        <w:rPr>
          <w:rFonts w:ascii="Liberation Serif" w:cs="Liberation Serif" w:eastAsia="Liberation Serif" w:hAnsi="Liberation Serif"/>
          <w:b w:val="false"/>
          <w:bCs w:val="false"/>
          <w:i w:val="false"/>
          <w:iCs w:val="false"/>
          <w:color w:val="1A1A1A"/>
          <w:sz w:val="22"/>
          <w:szCs w:val="22"/>
        </w:rPr>
        <w:t xml:space="preserve"> El Pago Único de cada proyecto se cubrirá en dos exhibiciones iguales de 50% (cincuenta por ciento), conforme a lo siguiente: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bCs/>
          <w:i w:val="false"/>
          <w:iCs w:val="false"/>
          <w:color w:val="1A1A1A"/>
          <w:sz w:val="22"/>
          <w:szCs w:val="22"/>
        </w:rPr>
        <w:t xml:space="preserve">Primera exhibición.</w:t>
      </w:r>
      <w:r>
        <w:rPr>
          <w:rFonts w:ascii="Liberation Serif" w:cs="Liberation Serif" w:eastAsia="Liberation Serif" w:hAnsi="Liberation Serif"/>
          <w:b w:val="false"/>
          <w:bCs w:val="false"/>
          <w:i w:val="false"/>
          <w:iCs w:val="false"/>
          <w:color w:val="1A1A1A"/>
          <w:sz w:val="22"/>
          <w:szCs w:val="22"/>
        </w:rPr>
        <w:t xml:space="preserve"> EL PRESTADOR entregará la factura correspondiente </w:t>
      </w:r>
      <w:r>
        <w:rPr>
          <w:rFonts w:ascii="Liberation Serif" w:cs="Liberation Serif" w:eastAsia="Liberation Serif" w:hAnsi="Liberation Serif"/>
          <w:b/>
          <w:bCs/>
          <w:i w:val="false"/>
          <w:iCs w:val="false"/>
          <w:color w:val="1A1A1A"/>
          <w:sz w:val="22"/>
          <w:szCs w:val="22"/>
        </w:rPr>
        <w:t xml:space="preserve">al iniciar los trabajos</w:t>
      </w:r>
      <w:r>
        <w:rPr>
          <w:rFonts w:ascii="Liberation Serif" w:cs="Liberation Serif" w:eastAsia="Liberation Serif" w:hAnsi="Liberation Serif"/>
          <w:b w:val="false"/>
          <w:bCs w:val="false"/>
          <w:i w:val="false"/>
          <w:iCs w:val="false"/>
          <w:color w:val="1A1A1A"/>
          <w:sz w:val="22"/>
          <w:szCs w:val="22"/>
        </w:rPr>
        <w:t xml:space="preserve"> del proyecto.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el 50% (cincuenta por ciento) de los entregables</w:t>
      </w:r>
      <w:r>
        <w:rPr>
          <w:rFonts w:ascii="Liberation Serif" w:cs="Liberation Serif" w:eastAsia="Liberation Serif" w:hAnsi="Liberation Serif"/>
          <w:b w:val="false"/>
          <w:bCs w:val="false"/>
          <w:i w:val="false"/>
          <w:iCs w:val="false"/>
          <w:color w:val="1A1A1A"/>
          <w:sz w:val="22"/>
          <w:szCs w:val="22"/>
        </w:rPr>
        <w:t xml:space="preserve"> del proyecto (en el Proyecto A, la aprobación de la Semana </w:t>
      </w:r>
      <w:del w:id="285" w:author="LSSM" w:date="2026-09-10T12:00:00Z">
        <w:r>
          <w:rPr>
            <w:rFonts w:ascii="Liberation Serif" w:cs="Liberation Serif" w:eastAsia="Liberation Serif" w:hAnsi="Liberation Serif"/>
            <w:b w:val="false"/>
            <w:bCs w:val="false"/>
            <w:i w:val="false"/>
            <w:iCs w:val="false"/>
            <w:color w:val="1A1A1A"/>
            <w:sz w:val="22"/>
            <w:szCs w:val="22"/>
          </w:rPr>
          <w:delText xml:space="preserve">4</w:delText>
        </w:r>
      </w:del>
      <w:ins w:id="286" w:author="LSSM" w:date="2026-09-10T12:00:00Z">
        <w:r>
          <w:rPr>
            <w:rFonts w:ascii="Liberation Serif" w:cs="Liberation Serif" w:eastAsia="Liberation Serif" w:hAnsi="Liberation Serif"/>
            <w:b w:val="false"/>
            <w:bCs w:val="false"/>
            <w:i w:val="false"/>
            <w:iCs w:val="false"/>
            <w:color w:val="1A1A1A"/>
            <w:sz w:val="22"/>
            <w:szCs w:val="22"/>
          </w:rPr>
          <w:t xml:space="preserve">5</w:t>
        </w:r>
      </w:ins>
      <w:r>
        <w:rPr>
          <w:rFonts w:ascii="Liberation Serif" w:cs="Liberation Serif" w:eastAsia="Liberation Serif" w:hAnsi="Liberation Serif"/>
          <w:b w:val="false"/>
          <w:bCs w:val="false"/>
          <w:i w:val="false"/>
          <w:iCs w:val="false"/>
          <w:color w:val="1A1A1A"/>
          <w:sz w:val="22"/>
          <w:szCs w:val="22"/>
        </w:rPr>
        <w:t xml:space="preserve"> conforme al Anexo Dos)</w:t>
      </w:r>
      <w:ins w:id="287" w:author="LSSM" w:date="2026-09-10T12:00:00Z">
        <w:r>
          <w:rPr>
            <w:rFonts w:ascii="Liberation Serif" w:cs="Liberation Serif" w:eastAsia="Liberation Serif" w:hAnsi="Liberation Serif"/>
            <w:b w:val="false"/>
            <w:bCs w:val="false"/>
            <w:i w:val="false"/>
            <w:iCs w:val="false"/>
            <w:color w:val="1A1A1A"/>
            <w:sz w:val="22"/>
            <w:szCs w:val="22"/>
          </w:rPr>
          <w:t xml:space="preserve">, </w:t>
        </w:r>
      </w:ins>
      <w:commentRangeStart w:id="32"/>
      <w:ins w:id="288" w:author="LSSM" w:date="2026-09-10T12:00:00Z">
        <w:r>
          <w:rPr>
            <w:rFonts w:ascii="Liberation Serif" w:cs="Liberation Serif" w:eastAsia="Liberation Serif" w:hAnsi="Liberation Serif"/>
            <w:b/>
            <w:bCs/>
            <w:i w:val="false"/>
            <w:iCs w:val="false"/>
            <w:color w:val="1A1A1A"/>
            <w:sz w:val="22"/>
            <w:szCs w:val="22"/>
          </w:rPr>
          <w:t xml:space="preserve">o se actualice respecto de dichos entregables la aceptación tácita prevista en la Cláusula Décima, lo que ocurra primero</w:t>
        </w:r>
      </w:ins>
      <w:commentRangeEnd w:id="32"/>
      <w:r>
        <w:commentReference w:id="32"/>
      </w:r>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bCs/>
          <w:i w:val="false"/>
          <w:iCs w:val="false"/>
          <w:color w:val="1A1A1A"/>
          <w:sz w:val="22"/>
          <w:szCs w:val="22"/>
        </w:rPr>
        <w:t xml:space="preserve">Segunda exhibición.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En el momento de dicha aprobación o aceptación </w:t>
      </w:r>
      <w:del w:id="289" w:author="LSSM" w:date="2026-09-10T12:00:00Z">
        <w:r>
          <w:rPr>
            <w:rFonts w:ascii="Liberation Serif" w:cs="Liberation Serif" w:eastAsia="Liberation Serif" w:hAnsi="Liberation Serif"/>
            <w:b w:val="false"/>
            <w:bCs w:val="false"/>
            <w:i w:val="false"/>
            <w:iCs w:val="false"/>
            <w:color w:val="1A1A1A"/>
            <w:sz w:val="22"/>
            <w:szCs w:val="22"/>
          </w:rPr>
          <w:delText xml:space="preserve">expresa</w:delText>
        </w:r>
      </w:del>
      <w:ins w:id="290" w:author="LSSM" w:date="2026-09-10T12:00:00Z">
        <w:r>
          <w:rPr>
            <w:rFonts w:ascii="Liberation Serif" w:cs="Liberation Serif" w:eastAsia="Liberation Serif" w:hAnsi="Liberation Serif"/>
            <w:b/>
            <w:bCs/>
            <w:i w:val="false"/>
            <w:iCs w:val="false"/>
            <w:color w:val="1A1A1A"/>
            <w:sz w:val="22"/>
            <w:szCs w:val="22"/>
          </w:rPr>
          <w:t xml:space="preserve">tácita</w:t>
        </w:r>
      </w:ins>
      <w:r>
        <w:rPr>
          <w:rFonts w:ascii="Liberation Serif" w:cs="Liberation Serif" w:eastAsia="Liberation Serif" w:hAnsi="Liberation Serif"/>
          <w:b w:val="false"/>
          <w:bCs w:val="false"/>
          <w:i w:val="false"/>
          <w:iCs w:val="false"/>
          <w:color w:val="1A1A1A"/>
          <w:sz w:val="22"/>
          <w:szCs w:val="22"/>
        </w:rPr>
        <w:t xml:space="preserve">, EL PRESTADOR entregará la factura del 50% (cincuenta por ciento) restante. El pago será exigible </w:t>
      </w:r>
      <w:r>
        <w:rPr>
          <w:rFonts w:ascii="Liberation Serif" w:cs="Liberation Serif" w:eastAsia="Liberation Serif" w:hAnsi="Liberation Serif"/>
          <w:b/>
          <w:bCs/>
          <w:i w:val="false"/>
          <w:iCs w:val="false"/>
          <w:color w:val="1A1A1A"/>
          <w:sz w:val="22"/>
          <w:szCs w:val="22"/>
        </w:rPr>
        <w:t xml:space="preserve">una vez que EL CLIENTE apruebe por escrito la totalidad del proyecto</w:t>
      </w:r>
      <w:ins w:id="291" w:author="LSSM" w:date="2026-09-10T12:00:00Z">
        <w:r>
          <w:rPr>
            <w:rFonts w:ascii="Liberation Serif" w:cs="Liberation Serif" w:eastAsia="Liberation Serif" w:hAnsi="Liberation Serif"/>
            <w:b/>
            <w:bCs/>
            <w:i w:val="false"/>
            <w:iCs w:val="false"/>
            <w:color w:val="1A1A1A"/>
            <w:sz w:val="22"/>
            <w:szCs w:val="22"/>
          </w:rPr>
          <w:t xml:space="preserve">, o se actualice respecto de ella la aceptación tácita prevista en la Cláusula Décima, lo que ocurra primero</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commentRangeStart w:id="33"/>
      <w:ins w:id="292" w:author="LSSM" w:date="2026-09-10T12:00:00Z">
        <w:r>
          <w:rPr>
            <w:rFonts w:ascii="Liberation Serif" w:cs="Liberation Serif" w:eastAsia="Liberation Serif" w:hAnsi="Liberation Serif"/>
            <w:b w:val="false"/>
            <w:bCs w:val="false"/>
            <w:i w:val="false"/>
            <w:iCs w:val="false"/>
            <w:color w:val="1A1A1A"/>
            <w:sz w:val="22"/>
            <w:szCs w:val="22"/>
          </w:rPr>
          <w:t xml:space="preserve">Tratándose de los Proyectos B y C, el Addendum respectivo identificará cuáles de los entregables ya pactados en las Cláusulas Cuarta o Quinta integran el primer 50% (cincuenta por ciento) y cuáles integran el restante. Su valuación se ajustará al desglose de la Cláusula Octava, Sección VI, sin modificar el Pago Único ni el esquema de dos exhibiciones iguales. Las aprobaciones se sujetarán a la Cláusula Décima.</w:t>
        </w:r>
      </w:ins>
      <w:commentRangeEnd w:id="33"/>
      <w:r>
        <w:commentReference w:id="33"/>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3"/>
        <w:gridCol w:w="3255"/>
        <w:gridCol w:w="2950"/>
      </w:tblGrid>
      <w:tr>
        <w:trPr>
          <w:cantSplit/>
          <w:tblHeader/>
        </w:trPr>
        <w:tc>
          <w:tcPr>
            <w:tcW w:type="dxa" w:w="3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Proyecto</w:t>
            </w:r>
          </w:p>
        </w:tc>
        <w:tc>
          <w:tcPr>
            <w:tcW w:type="dxa" w:w="325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(50%) sin IVA</w:t>
            </w:r>
          </w:p>
        </w:tc>
        <w:tc>
          <w:tcPr>
            <w:tcW w:type="dxa" w:w="295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Cada exhibición con IVA (MXN)</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 — Rediseño Web</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$40,500.00 (MXN $720,900.00)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$836,244.00</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B — Business Development System</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$2,425.00 (MXN $43,165.00)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$50,071.40</w:t>
            </w:r>
          </w:p>
        </w:tc>
      </w:tr>
      <w:tr>
        <w:trPr>
          <w:cantSplit/>
          <w:tblHeader w:val="false"/>
        </w:trPr>
        <w:tc>
          <w:tcPr>
            <w:tcW w:type="dxa" w:w="315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 — Academia Sports World</w:t>
            </w:r>
          </w:p>
        </w:tc>
        <w:tc>
          <w:tcPr>
            <w:tcW w:type="dxa" w:w="325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$23,876.40 (MXN $425,000.00)</w:t>
            </w:r>
          </w:p>
        </w:tc>
        <w:tc>
          <w:tcPr>
            <w:tcW w:type="dxa" w:w="295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$493,000.00</w:t>
            </w:r>
          </w:p>
        </w:tc>
      </w:tr>
    </w:tbl>
    <w:p>
      <w:pPr>
        <w:spacing w:after="120"/>
      </w:pPr>
    </w:p>
    <w:p>
      <w:pPr>
        <w:spacing w:after="140" w:line="264"/>
        <w:jc w:val="both"/>
      </w:pPr>
      <w:del w:id="293" w:author="LSSM" w:date="2026-09-10T12:00:00Z">
        <w:r>
          <w:rPr>
            <w:rFonts w:ascii="Liberation Serif" w:cs="Liberation Serif" w:eastAsia="Liberation Serif" w:hAnsi="Liberation Serif"/>
            <w:b w:val="false"/>
            <w:bCs w:val="false"/>
            <w:i w:val="false"/>
            <w:iCs w:val="false"/>
            <w:color w:val="1A1A1A"/>
            <w:sz w:val="22"/>
            <w:szCs w:val="22"/>
          </w:rPr>
          <w:delText xml:space="preserve">Plazo de pago e interés moratorio. Cada exhibición se pagará dentro de los 30 (treinta) días naturales siguientes a la fecha en que sea exigible, previa recepción de la factura correspondiente y cumplimiento de los requisitos fiscales y administrativos aplicables. Los pagos vencidos y no controvertidos causarán un interés moratorio del 1% (uno por ciento) mensual sobre saldos insolutos, calculado proporcionalmente por los días efectivamente transcurridos y sin capitalización de intereses.</w:delText>
        </w:r>
      </w:del>
    </w:p>
    <w:p>
      <w:pPr>
        <w:spacing w:after="140" w:line="264"/>
        <w:jc w:val="both"/>
      </w:pPr>
      <w:del w:id="294" w:author="LSSM" w:date="2026-09-10T12:00:00Z">
        <w:r>
          <w:rPr>
            <w:rFonts w:ascii="Liberation Serif" w:cs="Liberation Serif" w:eastAsia="Liberation Serif" w:hAnsi="Liberation Serif"/>
            <w:b w:val="false"/>
            <w:bCs w:val="false"/>
            <w:i w:val="false"/>
            <w:iCs w:val="false"/>
            <w:color w:val="1A1A1A"/>
            <w:sz w:val="22"/>
            <w:szCs w:val="22"/>
          </w:rPr>
          <w:delText xml:space="preserve">En ningún caso el retraso en el pago de cantidades que se encuentren razonablemente controvertidas por SPORTS WORLD dará lugar a la suspensión de los Servicios.</w:delText>
        </w:r>
      </w:del>
    </w:p>
    <w:p>
      <w:pPr>
        <w:spacing w:after="140" w:line="264"/>
        <w:jc w:val="both"/>
      </w:pPr>
      <w:del w:id="295" w:author="LSSM" w:date="2026-09-10T12:00:00Z">
        <w:r>
          <w:rPr>
            <w:rFonts w:ascii="Liberation Serif" w:cs="Liberation Serif" w:eastAsia="Liberation Serif" w:hAnsi="Liberation Serif"/>
            <w:b w:val="false"/>
            <w:bCs w:val="false"/>
            <w:i w:val="false"/>
            <w:iCs w:val="false"/>
            <w:color w:val="1A1A1A"/>
            <w:sz w:val="22"/>
            <w:szCs w:val="22"/>
          </w:rPr>
          <w:delText xml:space="preserve">Tratándose de saldos vencidos, no controvertidos y no pagados, EL PRESTADOR deberá notificar por escrito el incumplimiento a SPORTS WORLD, identificando las facturas e importes correspondientes, otorgándole un periodo de cura de 30 (treinta) días naturales contados a partir de la recepción de dicha notificación. El pago realizado dentro de dicho periodo subsana el incumplimiento para todos los efectos.</w:delText>
        </w:r>
      </w:del>
    </w:p>
    <w:p>
      <w:pPr>
        <w:spacing w:after="140" w:line="264"/>
        <w:jc w:val="both"/>
      </w:pPr>
      <w:del w:id="296" w:author="LSSM" w:date="2026-09-10T12:00:00Z">
        <w:r>
          <w:rPr>
            <w:rFonts w:ascii="Liberation Serif" w:cs="Liberation Serif" w:eastAsia="Liberation Serif" w:hAnsi="Liberation Serif"/>
            <w:b w:val="false"/>
            <w:bCs w:val="false"/>
            <w:i w:val="false"/>
            <w:iCs w:val="false"/>
            <w:color w:val="1A1A1A"/>
            <w:sz w:val="22"/>
            <w:szCs w:val="22"/>
          </w:rPr>
          <w:delText xml:space="preserve">Únicamente si el saldo subsistiera al vencimiento del periodo de cura, EL PRESTADOR podrá suspender los Servicios, previa segunda notificación por escrito con al menos 10 (diez) días hábiles de anticipación. La suspensión cesará dentro de las 24 horas siguientes al pago, sin costo de reactivación, y no podrá afectar la operación en producción del sitio, las medidas de seguridad y protección de datos, ni el acceso de SPORTS WORLD a su propia información.</w:delText>
        </w:r>
      </w:del>
    </w:p>
    <w:p>
      <w:pPr>
        <w:spacing w:after="140" w:line="264"/>
        <w:jc w:val="both"/>
      </w:pPr>
      <w:ins w:id="297" w:author="LSSM" w:date="2026-09-10T12:00:00Z">
        <w:r>
          <w:rPr>
            <w:rFonts w:ascii="Liberation Serif" w:cs="Liberation Serif" w:eastAsia="Liberation Serif" w:hAnsi="Liberation Serif"/>
            <w:b/>
            <w:bCs/>
            <w:i w:val="false"/>
            <w:iCs w:val="false"/>
            <w:color w:val="1A1A1A"/>
            <w:sz w:val="22"/>
            <w:szCs w:val="22"/>
          </w:rPr>
          <w:t xml:space="preserve">Plazo de pago e interés moratorio.</w:t>
        </w:r>
      </w:ins>
      <w:commentRangeStart w:id="34"/>
      <w:ins w:id="298" w:author="LSSM" w:date="2026-09-10T12:00:00Z">
        <w:r>
          <w:rPr>
            <w:rFonts w:ascii="Liberation Serif" w:cs="Liberation Serif" w:eastAsia="Liberation Serif" w:hAnsi="Liberation Serif"/>
            <w:b w:val="false"/>
            <w:bCs w:val="false"/>
            <w:i w:val="false"/>
            <w:iCs w:val="false"/>
            <w:color w:val="1A1A1A"/>
            <w:sz w:val="22"/>
            <w:szCs w:val="22"/>
          </w:rPr>
          <w:t xml:space="preserve"> Cada exhibición se pagará dentro de los </w:t>
        </w:r>
      </w:ins>
      <w:ins w:id="299" w:author="LSSM" w:date="2026-09-10T12:00:00Z">
        <w:r>
          <w:rPr>
            <w:rFonts w:ascii="Liberation Serif" w:cs="Liberation Serif" w:eastAsia="Liberation Serif" w:hAnsi="Liberation Serif"/>
            <w:b/>
            <w:bCs/>
            <w:i w:val="false"/>
            <w:iCs w:val="false"/>
            <w:color w:val="1A1A1A"/>
            <w:sz w:val="22"/>
            <w:szCs w:val="22"/>
          </w:rPr>
          <w:t xml:space="preserve">15 (quince) días naturales</w:t>
        </w:r>
      </w:ins>
      <w:commentRangeEnd w:id="34"/>
      <w:r>
        <w:commentReference w:id="34"/>
      </w:r>
      <w:ins w:id="300" w:author="LSSM" w:date="2026-09-10T12:00:00Z">
        <w:r>
          <w:rPr>
            <w:rFonts w:ascii="Liberation Serif" w:cs="Liberation Serif" w:eastAsia="Liberation Serif" w:hAnsi="Liberation Serif"/>
            <w:b w:val="false"/>
            <w:bCs w:val="false"/>
            <w:i w:val="false"/>
            <w:iCs w:val="false"/>
            <w:color w:val="1A1A1A"/>
            <w:sz w:val="22"/>
            <w:szCs w:val="22"/>
          </w:rPr>
          <w:t xml:space="preserve"> siguientes a la fecha en que sea exigible. Los pagos vencidos y no controvertidos causarán un </w:t>
        </w:r>
      </w:ins>
      <w:ins w:id="301" w:author="LSSM" w:date="2026-09-10T12:00:00Z">
        <w:r>
          <w:rPr>
            <w:rFonts w:ascii="Liberation Serif" w:cs="Liberation Serif" w:eastAsia="Liberation Serif" w:hAnsi="Liberation Serif"/>
            <w:b/>
            <w:bCs/>
            <w:i w:val="false"/>
            <w:iCs w:val="false"/>
            <w:color w:val="1A1A1A"/>
            <w:sz w:val="22"/>
            <w:szCs w:val="22"/>
          </w:rPr>
          <w:t xml:space="preserve">interés moratorio del 1.5% (uno punto cinco por ciento) mensual</w:t>
        </w:r>
      </w:ins>
      <w:ins w:id="302" w:author="LSSM" w:date="2026-09-10T12:00:00Z">
        <w:r>
          <w:rPr>
            <w:rFonts w:ascii="Liberation Serif" w:cs="Liberation Serif" w:eastAsia="Liberation Serif" w:hAnsi="Liberation Serif"/>
            <w:b w:val="false"/>
            <w:bCs w:val="false"/>
            <w:i w:val="false"/>
            <w:iCs w:val="false"/>
            <w:color w:val="1A1A1A"/>
            <w:sz w:val="22"/>
            <w:szCs w:val="22"/>
          </w:rPr>
          <w:t xml:space="preserve"> sobre saldos insolutos, calculado proporcionalmente por los días efectivamente transcurridos y sin capitalización de intereses. </w:t>
        </w:r>
      </w:ins>
      <w:commentRangeStart w:id="35"/>
      <w:ins w:id="303" w:author="LSSM" w:date="2026-09-10T12:00:00Z">
        <w:r>
          <w:rPr>
            <w:rFonts w:ascii="Liberation Serif" w:cs="Liberation Serif" w:eastAsia="Liberation Serif" w:hAnsi="Liberation Serif"/>
            <w:b/>
            <w:bCs/>
            <w:i w:val="false"/>
            <w:iCs w:val="false"/>
            <w:color w:val="1A1A1A"/>
            <w:sz w:val="22"/>
            <w:szCs w:val="22"/>
          </w:rPr>
          <w:t xml:space="preserve">Objeción o rechazo de facturas.</w:t>
        </w:r>
      </w:ins>
      <w:commentRangeEnd w:id="35"/>
      <w:r>
        <w:commentReference w:id="35"/>
      </w:r>
      <w:ins w:id="304" w:author="LSSM" w:date="2026-09-10T12:00:00Z">
        <w:r>
          <w:rPr>
            <w:rFonts w:ascii="Liberation Serif" w:cs="Liberation Serif" w:eastAsia="Liberation Serif" w:hAnsi="Liberation Serif"/>
            <w:b w:val="false"/>
            <w:bCs w:val="false"/>
            <w:i w:val="false"/>
            <w:iCs w:val="false"/>
            <w:color w:val="1A1A1A"/>
            <w:sz w:val="22"/>
            <w:szCs w:val="22"/>
          </w:rPr>
          <w:t xml:space="preserve"> EL CLIENTE podrá objetar o rechazar una factura </w:t>
        </w:r>
      </w:ins>
      <w:ins w:id="305" w:author="LSSM" w:date="2026-09-10T12:00:00Z">
        <w:r>
          <w:rPr>
            <w:rFonts w:ascii="Liberation Serif" w:cs="Liberation Serif" w:eastAsia="Liberation Serif" w:hAnsi="Liberation Serif"/>
            <w:b/>
            <w:bCs/>
            <w:i w:val="false"/>
            <w:iCs w:val="false"/>
            <w:color w:val="1A1A1A"/>
            <w:sz w:val="22"/>
            <w:szCs w:val="22"/>
          </w:rPr>
          <w:t xml:space="preserve">únicamente por escrito, de forma motivada y dentro de los 3 (tres) días hábiles siguientes a su presentación</w:t>
        </w:r>
      </w:ins>
      <w:ins w:id="306" w:author="LSSM" w:date="2026-09-10T12:00:00Z">
        <w:r>
          <w:rPr>
            <w:rFonts w:ascii="Liberation Serif" w:cs="Liberation Serif" w:eastAsia="Liberation Serif" w:hAnsi="Liberation Serif"/>
            <w:b w:val="false"/>
            <w:bCs w:val="false"/>
            <w:i w:val="false"/>
            <w:iCs w:val="false"/>
            <w:color w:val="1A1A1A"/>
            <w:sz w:val="22"/>
            <w:szCs w:val="22"/>
          </w:rPr>
          <w:t xml:space="preserve">, y sólo por alguna de estas causas, que se enuncian de manera </w:t>
        </w:r>
      </w:ins>
      <w:ins w:id="307" w:author="LSSM" w:date="2026-09-10T12:00:00Z">
        <w:r>
          <w:rPr>
            <w:rFonts w:ascii="Liberation Serif" w:cs="Liberation Serif" w:eastAsia="Liberation Serif" w:hAnsi="Liberation Serif"/>
            <w:b/>
            <w:bCs/>
            <w:i w:val="false"/>
            <w:iCs w:val="false"/>
            <w:color w:val="1A1A1A"/>
            <w:sz w:val="22"/>
            <w:szCs w:val="22"/>
          </w:rPr>
          <w:t xml:space="preserve">limitativa</w:t>
        </w:r>
      </w:ins>
      <w:ins w:id="308"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309" w:author="LSSM" w:date="2026-09-10T12:00:00Z">
        <w:r>
          <w:rPr>
            <w:rFonts w:ascii="Liberation Serif" w:cs="Liberation Serif" w:eastAsia="Liberation Serif" w:hAnsi="Liberation Serif"/>
            <w:b/>
            <w:bCs/>
            <w:i w:val="false"/>
            <w:iCs w:val="false"/>
            <w:color w:val="1A1A1A"/>
            <w:sz w:val="22"/>
            <w:szCs w:val="22"/>
          </w:rPr>
          <w:t xml:space="preserve">(i)</w:t>
        </w:r>
      </w:ins>
      <w:ins w:id="310" w:author="LSSM" w:date="2026-09-10T12:00:00Z">
        <w:r>
          <w:rPr>
            <w:rFonts w:ascii="Liberation Serif" w:cs="Liberation Serif" w:eastAsia="Liberation Serif" w:hAnsi="Liberation Serif"/>
            <w:b w:val="false"/>
            <w:bCs w:val="false"/>
            <w:i w:val="false"/>
            <w:iCs w:val="false"/>
            <w:color w:val="1A1A1A"/>
            <w:sz w:val="22"/>
            <w:szCs w:val="22"/>
          </w:rPr>
          <w:t xml:space="preserve"> que el CFDI carezca de validez fiscal o no esté timbrado; </w:t>
        </w:r>
      </w:ins>
      <w:ins w:id="311" w:author="LSSM" w:date="2026-09-10T12:00:00Z">
        <w:r>
          <w:rPr>
            <w:rFonts w:ascii="Liberation Serif" w:cs="Liberation Serif" w:eastAsia="Liberation Serif" w:hAnsi="Liberation Serif"/>
            <w:b/>
            <w:bCs/>
            <w:i w:val="false"/>
            <w:iCs w:val="false"/>
            <w:color w:val="1A1A1A"/>
            <w:sz w:val="22"/>
            <w:szCs w:val="22"/>
          </w:rPr>
          <w:t xml:space="preserve">(ii)</w:t>
        </w:r>
      </w:ins>
      <w:ins w:id="312" w:author="LSSM" w:date="2026-09-10T12:00:00Z">
        <w:r>
          <w:rPr>
            <w:rFonts w:ascii="Liberation Serif" w:cs="Liberation Serif" w:eastAsia="Liberation Serif" w:hAnsi="Liberation Serif"/>
            <w:b w:val="false"/>
            <w:bCs w:val="false"/>
            <w:i w:val="false"/>
            <w:iCs w:val="false"/>
            <w:color w:val="1A1A1A"/>
            <w:sz w:val="22"/>
            <w:szCs w:val="22"/>
          </w:rPr>
          <w:t xml:space="preserve"> que contenga datos fiscales erróneos de cualquiera de las Partes; </w:t>
        </w:r>
      </w:ins>
      <w:ins w:id="313" w:author="LSSM" w:date="2026-09-10T12:00:00Z">
        <w:r>
          <w:rPr>
            <w:rFonts w:ascii="Liberation Serif" w:cs="Liberation Serif" w:eastAsia="Liberation Serif" w:hAnsi="Liberation Serif"/>
            <w:b/>
            <w:bCs/>
            <w:i w:val="false"/>
            <w:iCs w:val="false"/>
            <w:color w:val="1A1A1A"/>
            <w:sz w:val="22"/>
            <w:szCs w:val="22"/>
          </w:rPr>
          <w:t xml:space="preserve">(iii)</w:t>
        </w:r>
      </w:ins>
      <w:ins w:id="314" w:author="LSSM" w:date="2026-09-10T12:00:00Z">
        <w:r>
          <w:rPr>
            <w:rFonts w:ascii="Liberation Serif" w:cs="Liberation Serif" w:eastAsia="Liberation Serif" w:hAnsi="Liberation Serif"/>
            <w:b w:val="false"/>
            <w:bCs w:val="false"/>
            <w:i w:val="false"/>
            <w:iCs w:val="false"/>
            <w:color w:val="1A1A1A"/>
            <w:sz w:val="22"/>
            <w:szCs w:val="22"/>
          </w:rPr>
          <w:t xml:space="preserve"> que el importe no corresponda a lo pactado en la Cláusula Octava; o </w:t>
        </w:r>
      </w:ins>
      <w:ins w:id="315" w:author="LSSM" w:date="2026-09-10T12:00:00Z">
        <w:r>
          <w:rPr>
            <w:rFonts w:ascii="Liberation Serif" w:cs="Liberation Serif" w:eastAsia="Liberation Serif" w:hAnsi="Liberation Serif"/>
            <w:b/>
            <w:bCs/>
            <w:i w:val="false"/>
            <w:iCs w:val="false"/>
            <w:color w:val="1A1A1A"/>
            <w:sz w:val="22"/>
            <w:szCs w:val="22"/>
          </w:rPr>
          <w:t xml:space="preserve">(iv)</w:t>
        </w:r>
      </w:ins>
      <w:ins w:id="316" w:author="LSSM" w:date="2026-09-10T12:00:00Z">
        <w:r>
          <w:rPr>
            <w:rFonts w:ascii="Liberation Serif" w:cs="Liberation Serif" w:eastAsia="Liberation Serif" w:hAnsi="Liberation Serif"/>
            <w:b w:val="false"/>
            <w:bCs w:val="false"/>
            <w:i w:val="false"/>
            <w:iCs w:val="false"/>
            <w:color w:val="1A1A1A"/>
            <w:sz w:val="22"/>
            <w:szCs w:val="22"/>
          </w:rPr>
          <w:t xml:space="preserve"> que el concepto facturado sea ajeno a los Servicios, a la exhibición o al mes de servicio que corresponda conforme a este Contrato. No constituye causa de objeción que una factura de Pago Único, presentada en el momento previsto en esta Cláusula, preceda a la aprobación o aceptación tácita que hará exigible su pago. </w:t>
        </w:r>
      </w:ins>
      <w:ins w:id="317" w:author="LSSM" w:date="2026-09-10T12:00:00Z">
        <w:r>
          <w:rPr>
            <w:rFonts w:ascii="Liberation Serif" w:cs="Liberation Serif" w:eastAsia="Liberation Serif" w:hAnsi="Liberation Serif"/>
            <w:b/>
            <w:bCs/>
            <w:i w:val="false"/>
            <w:iCs w:val="false"/>
            <w:color w:val="1A1A1A"/>
            <w:sz w:val="22"/>
            <w:szCs w:val="22"/>
          </w:rPr>
          <w:t xml:space="preserve">Transcurridos esos 3 (tres) días hábiles sin objeción escrita y motivada, la factura se tendrá por aceptada en cuanto a los requisitos fiscales y administrativos y a su correspondencia con lo pactado.</w:t>
        </w:r>
      </w:ins>
      <w:ins w:id="318" w:author="LSSM" w:date="2026-09-10T12:00:00Z">
        <w:r>
          <w:rPr>
            <w:rFonts w:ascii="Liberation Serif" w:cs="Liberation Serif" w:eastAsia="Liberation Serif" w:hAnsi="Liberation Serif"/>
            <w:b w:val="false"/>
            <w:bCs w:val="false"/>
            <w:i w:val="false"/>
            <w:iCs w:val="false"/>
            <w:color w:val="1A1A1A"/>
            <w:sz w:val="22"/>
            <w:szCs w:val="22"/>
          </w:rPr>
          <w:t xml:space="preserve"> El plazo de pago de cada exhibición comenzará cuando se actualice su exigibilidad conforme a la Sección I; la aceptación de la factura no sustituye la aprobación del entregable ni anticipa el vencimiento del pago. La objeción debe señalar el defecto concreto y, cuando sea subsanable, indicar cómo corregirlo; </w:t>
        </w:r>
      </w:ins>
      <w:ins w:id="319" w:author="LSSM" w:date="2026-09-10T12:00:00Z">
        <w:r>
          <w:rPr>
            <w:rFonts w:ascii="Liberation Serif" w:cs="Liberation Serif" w:eastAsia="Liberation Serif" w:hAnsi="Liberation Serif"/>
            <w:b/>
            <w:bCs/>
            <w:i w:val="false"/>
            <w:iCs w:val="false"/>
            <w:color w:val="1A1A1A"/>
            <w:sz w:val="22"/>
            <w:szCs w:val="22"/>
          </w:rPr>
          <w:t xml:space="preserve">una objeción genérica, extemporánea o ajena a las cuatro causas anteriores no suspende ni interrumpe el plazo de pago</w:t>
        </w:r>
      </w:ins>
      <w:ins w:id="320" w:author="LSSM" w:date="2026-09-10T12:00:00Z">
        <w:r>
          <w:rPr>
            <w:rFonts w:ascii="Liberation Serif" w:cs="Liberation Serif" w:eastAsia="Liberation Serif" w:hAnsi="Liberation Serif"/>
            <w:b w:val="false"/>
            <w:bCs w:val="false"/>
            <w:i w:val="false"/>
            <w:iCs w:val="false"/>
            <w:color w:val="1A1A1A"/>
            <w:sz w:val="22"/>
            <w:szCs w:val="22"/>
          </w:rPr>
          <w:t xml:space="preserve">. Objetada una factura en tiempo y forma, EL PRESTADOR la reexpedirá dentro de los 3 (tres) días hábiles siguientes. </w:t>
        </w:r>
      </w:ins>
      <w:ins w:id="321" w:author="LSSM" w:date="2026-09-10T12:00:00Z">
        <w:r>
          <w:rPr>
            <w:rFonts w:ascii="Liberation Serif" w:cs="Liberation Serif" w:eastAsia="Liberation Serif" w:hAnsi="Liberation Serif"/>
            <w:b/>
            <w:bCs/>
            <w:i w:val="false"/>
            <w:iCs w:val="false"/>
            <w:color w:val="1A1A1A"/>
            <w:sz w:val="22"/>
            <w:szCs w:val="22"/>
          </w:rPr>
          <w:t xml:space="preserve">La reexpedición no modificará el vencimiento original</w:t>
        </w:r>
      </w:ins>
      <w:ins w:id="322" w:author="LSSM" w:date="2026-09-10T12:00:00Z">
        <w:r>
          <w:rPr>
            <w:rFonts w:ascii="Liberation Serif" w:cs="Liberation Serif" w:eastAsia="Liberation Serif" w:hAnsi="Liberation Serif"/>
            <w:b w:val="false"/>
            <w:bCs w:val="false"/>
            <w:i w:val="false"/>
            <w:iCs w:val="false"/>
            <w:color w:val="1A1A1A"/>
            <w:sz w:val="22"/>
            <w:szCs w:val="22"/>
          </w:rPr>
          <w:t xml:space="preserve">, salvo que el defecto sea imputable a EL PRESTADOR; en ese caso, el plazo de pago se contará desde la reexpedición o desde la fecha en que se cumpla la condición de exigibilidad de la exhibición, lo que ocurra después. En ningún caso la reexpedición hará exigible una exhibición antes de que se cumpla la condición de aprobación o aceptación tácita que le corresponda. </w:t>
        </w:r>
      </w:ins>
      <w:ins w:id="323" w:author="LSSM" w:date="2026-09-10T12:00:00Z">
        <w:r>
          <w:rPr>
            <w:rFonts w:ascii="Liberation Serif" w:cs="Liberation Serif" w:eastAsia="Liberation Serif" w:hAnsi="Liberation Serif"/>
            <w:b/>
            <w:bCs/>
            <w:i w:val="false"/>
            <w:iCs w:val="false"/>
            <w:color w:val="1A1A1A"/>
            <w:sz w:val="22"/>
            <w:szCs w:val="22"/>
          </w:rPr>
          <w:t xml:space="preserve">En todo caso EL CLIENTE pagará en su fecha la parte no objetada.</w:t>
        </w:r>
      </w:ins>
      <w:ins w:id="324"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325" w:author="LSSM" w:date="2026-09-10T12:00:00Z">
        <w:r>
          <w:rPr>
            <w:rFonts w:ascii="Liberation Serif" w:cs="Liberation Serif" w:eastAsia="Liberation Serif" w:hAnsi="Liberation Serif"/>
            <w:b/>
            <w:bCs/>
            <w:i w:val="false"/>
            <w:iCs w:val="false"/>
            <w:color w:val="1A1A1A"/>
            <w:sz w:val="22"/>
            <w:szCs w:val="22"/>
          </w:rPr>
          <w:t xml:space="preserve">Cantidades razonablemente controvertidas.</w:t>
        </w:r>
      </w:ins>
      <w:ins w:id="326" w:author="LSSM" w:date="2026-09-10T12:00:00Z">
        <w:r>
          <w:rPr>
            <w:rFonts w:ascii="Liberation Serif" w:cs="Liberation Serif" w:eastAsia="Liberation Serif" w:hAnsi="Liberation Serif"/>
            <w:b w:val="false"/>
            <w:bCs w:val="false"/>
            <w:i w:val="false"/>
            <w:iCs w:val="false"/>
            <w:color w:val="1A1A1A"/>
            <w:sz w:val="22"/>
            <w:szCs w:val="22"/>
          </w:rPr>
          <w:t xml:space="preserve"> Para todos los efectos de este Contrato, una cantidad se considera </w:t>
        </w:r>
      </w:ins>
      <w:ins w:id="327" w:author="LSSM" w:date="2026-09-10T12:00:00Z">
        <w:r>
          <w:rPr>
            <w:rFonts w:ascii="Liberation Serif" w:cs="Liberation Serif" w:eastAsia="Liberation Serif" w:hAnsi="Liberation Serif"/>
            <w:b/>
            <w:bCs/>
            <w:i w:val="false"/>
            <w:iCs w:val="false"/>
            <w:color w:val="1A1A1A"/>
            <w:sz w:val="22"/>
            <w:szCs w:val="22"/>
          </w:rPr>
          <w:t xml:space="preserve">razonablemente controvertida únicamente</w:t>
        </w:r>
      </w:ins>
      <w:ins w:id="328" w:author="LSSM" w:date="2026-09-10T12:00:00Z">
        <w:r>
          <w:rPr>
            <w:rFonts w:ascii="Liberation Serif" w:cs="Liberation Serif" w:eastAsia="Liberation Serif" w:hAnsi="Liberation Serif"/>
            <w:b w:val="false"/>
            <w:bCs w:val="false"/>
            <w:i w:val="false"/>
            <w:iCs w:val="false"/>
            <w:color w:val="1A1A1A"/>
            <w:sz w:val="22"/>
            <w:szCs w:val="22"/>
          </w:rPr>
          <w:t xml:space="preserve"> cuando EL CLIENTE la objeta por escrito, dentro de los 3 (tres) días hábiles señalados, por alguna de las cuatro causas limitativas anteriores, </w:t>
        </w:r>
      </w:ins>
      <w:ins w:id="329" w:author="LSSM" w:date="2026-09-10T12:00:00Z">
        <w:r>
          <w:rPr>
            <w:rFonts w:ascii="Liberation Serif" w:cs="Liberation Serif" w:eastAsia="Liberation Serif" w:hAnsi="Liberation Serif"/>
            <w:b/>
            <w:bCs/>
            <w:i w:val="false"/>
            <w:iCs w:val="false"/>
            <w:color w:val="1A1A1A"/>
            <w:sz w:val="22"/>
            <w:szCs w:val="22"/>
          </w:rPr>
          <w:t xml:space="preserve">identificando el concepto y el importe preciso que controvierte y acompañando el soporte en que se funda</w:t>
        </w:r>
      </w:ins>
      <w:ins w:id="330" w:author="LSSM" w:date="2026-09-10T12:00:00Z">
        <w:r>
          <w:rPr>
            <w:rFonts w:ascii="Liberation Serif" w:cs="Liberation Serif" w:eastAsia="Liberation Serif" w:hAnsi="Liberation Serif"/>
            <w:b w:val="false"/>
            <w:bCs w:val="false"/>
            <w:i w:val="false"/>
            <w:iCs w:val="false"/>
            <w:color w:val="1A1A1A"/>
            <w:sz w:val="22"/>
            <w:szCs w:val="22"/>
          </w:rPr>
          <w:t xml:space="preserve">. La objeción </w:t>
        </w:r>
      </w:ins>
      <w:ins w:id="331" w:author="LSSM" w:date="2026-09-10T12:00:00Z">
        <w:r>
          <w:rPr>
            <w:rFonts w:ascii="Liberation Serif" w:cs="Liberation Serif" w:eastAsia="Liberation Serif" w:hAnsi="Liberation Serif"/>
            <w:b/>
            <w:bCs/>
            <w:i w:val="false"/>
            <w:iCs w:val="false"/>
            <w:color w:val="1A1A1A"/>
            <w:sz w:val="22"/>
            <w:szCs w:val="22"/>
          </w:rPr>
          <w:t xml:space="preserve">sólo alcanza al importe del concepto controvertido</w:t>
        </w:r>
      </w:ins>
      <w:ins w:id="332" w:author="LSSM" w:date="2026-09-10T12:00:00Z">
        <w:r>
          <w:rPr>
            <w:rFonts w:ascii="Liberation Serif" w:cs="Liberation Serif" w:eastAsia="Liberation Serif" w:hAnsi="Liberation Serif"/>
            <w:b w:val="false"/>
            <w:bCs w:val="false"/>
            <w:i w:val="false"/>
            <w:iCs w:val="false"/>
            <w:color w:val="1A1A1A"/>
            <w:sz w:val="22"/>
            <w:szCs w:val="22"/>
          </w:rPr>
          <w:t xml:space="preserve">, nunca al total de la factura ni a otras facturas, y </w:t>
        </w:r>
      </w:ins>
      <w:ins w:id="333" w:author="LSSM" w:date="2026-09-10T12:00:00Z">
        <w:r>
          <w:rPr>
            <w:rFonts w:ascii="Liberation Serif" w:cs="Liberation Serif" w:eastAsia="Liberation Serif" w:hAnsi="Liberation Serif"/>
            <w:b/>
            <w:bCs/>
            <w:i w:val="false"/>
            <w:iCs w:val="false"/>
            <w:color w:val="1A1A1A"/>
            <w:sz w:val="22"/>
            <w:szCs w:val="22"/>
          </w:rPr>
          <w:t xml:space="preserve">no puede fundarse en entregables ya aprobados o tenidos por aceptados conforme a la Cláusula Décima</w:t>
        </w:r>
      </w:ins>
      <w:ins w:id="334" w:author="LSSM" w:date="2026-09-10T12:00:00Z">
        <w:r>
          <w:rPr>
            <w:rFonts w:ascii="Liberation Serif" w:cs="Liberation Serif" w:eastAsia="Liberation Serif" w:hAnsi="Liberation Serif"/>
            <w:b w:val="false"/>
            <w:bCs w:val="false"/>
            <w:i w:val="false"/>
            <w:iCs w:val="false"/>
            <w:color w:val="1A1A1A"/>
            <w:sz w:val="22"/>
            <w:szCs w:val="22"/>
          </w:rPr>
          <w:t xml:space="preserve">, en apreciaciones de calidad o desempeño —que se rigen por el Anexo Cinco y por la garantía de la Cláusula Décima Segunda, fracción VIII, sin afectar el pago—, ni en la falta de un trámite, formato o autorización interna de EL CLIENTE. Sólo esas cantidades, así controvertidas, no causan interés ni facultan la suspensión mientras las Partes las resuelven conforme a la Cláusula Décima Quinta, resolución que no excederá de 15 (quince) días naturales; </w:t>
        </w:r>
      </w:ins>
      <w:ins w:id="335" w:author="LSSM" w:date="2026-09-10T12:00:00Z">
        <w:r>
          <w:rPr>
            <w:rFonts w:ascii="Liberation Serif" w:cs="Liberation Serif" w:eastAsia="Liberation Serif" w:hAnsi="Liberation Serif"/>
            <w:b/>
            <w:bCs/>
            <w:i w:val="false"/>
            <w:iCs w:val="false"/>
            <w:color w:val="1A1A1A"/>
            <w:sz w:val="22"/>
            <w:szCs w:val="22"/>
          </w:rPr>
          <w:t xml:space="preserve">toda cantidad que no reúna estos requisitos es un saldo vencido simple</w:t>
        </w:r>
      </w:ins>
      <w:ins w:id="336" w:author="LSSM" w:date="2026-09-10T12:00:00Z">
        <w:r>
          <w:rPr>
            <w:rFonts w:ascii="Liberation Serif" w:cs="Liberation Serif" w:eastAsia="Liberation Serif" w:hAnsi="Liberation Serif"/>
            <w:b w:val="false"/>
            <w:bCs w:val="false"/>
            <w:i w:val="false"/>
            <w:iCs w:val="false"/>
            <w:color w:val="1A1A1A"/>
            <w:sz w:val="22"/>
            <w:szCs w:val="22"/>
          </w:rPr>
          <w:t xml:space="preserve"> y se rige por el párrafo siguiente. Si la controversia se resuelve a favor de EL PRESTADOR, el importe causa interés moratorio desde la fecha original de vencimiento. </w:t>
        </w:r>
      </w:ins>
      <w:commentRangeStart w:id="36"/>
      <w:ins w:id="337" w:author="LSSM" w:date="2026-09-10T12:00:00Z">
        <w:r>
          <w:rPr>
            <w:rFonts w:ascii="Liberation Serif" w:cs="Liberation Serif" w:eastAsia="Liberation Serif" w:hAnsi="Liberation Serif"/>
            <w:b/>
            <w:bCs/>
            <w:i w:val="false"/>
            <w:iCs w:val="false"/>
            <w:color w:val="1A1A1A"/>
            <w:sz w:val="22"/>
            <w:szCs w:val="22"/>
          </w:rPr>
          <w:t xml:space="preserve">Cura y suspensión.</w:t>
        </w:r>
      </w:ins>
      <w:commentRangeEnd w:id="36"/>
      <w:r>
        <w:commentReference w:id="36"/>
      </w:r>
      <w:commentRangeStart w:id="37"/>
      <w:ins w:id="338" w:author="LSSM" w:date="2026-09-10T12:00:00Z">
        <w:r>
          <w:rPr>
            <w:rFonts w:ascii="Liberation Serif" w:cs="Liberation Serif" w:eastAsia="Liberation Serif" w:hAnsi="Liberation Serif"/>
            <w:b w:val="false"/>
            <w:bCs w:val="false"/>
            <w:i w:val="false"/>
            <w:iCs w:val="false"/>
            <w:color w:val="1A1A1A"/>
            <w:sz w:val="22"/>
            <w:szCs w:val="22"/>
          </w:rPr>
          <w:t xml:space="preserve"> Tratándose de saldos vencidos, no controvertidos y no pagados, EL PRESTADOR notificará por escrito el incumplimiento a EL CLIENTE, identificando las facturas e importes, y otorgará un periodo de cura de 10 (diez) días hábiles; el pago dentro de ese periodo subsana el incumplimiento para todos los efectos. Vencido el periodo de cura sin pago, EL PRESTADOR podrá suspender las entregas pendientes, la bolsa de horas de mejora y la atención de nuevas solicitudes de aprobación, sin afectar la operación en producción del sitio, las medidas de seguridad y protección de datos ni el acceso de EL CLIENTE a su propia información; la suspensión cesará dentro de las 24 (veinticuatro) horas siguientes al pago, sin costo de reactivación. La suspensión no prorroga gratuitamente los Servicios ni extingue las contraprestaciones devengadas o las que correspondan a los Servicios que deban continuar prestándose mientras el Contrato permanezca vigente. Si el incumplimiento persiste, EL PRESTADOR podrá ejercer la rescisión prevista en la Cláusula Décima Quinta mediante la notificación correspondiente. Hecha efectiva la rescisión, la continuidad de la operación bajo responsabilidad de EL CLIENTE no obliga a EL PRESTADOR a seguir prestando indefinidamente los servicios recurrentes; subsistirán únicamente las obligaciones que correspondan conforme a la Cláusula Vigésima Segunda, incluida la garantía de corrección en los términos de la Cláusula Décima Segunda, fracción VIII. EL PRESTADOR no destruirá, alterará ni bloqueará los datos de EL CLIENTE ni impedirá el uso de los entregables cuyos derechos ya le hayan sido transferidos conforme a la Cláusula Décima Sexta.</w:t>
        </w:r>
      </w:ins>
      <w:commentRangeEnd w:id="37"/>
      <w:r>
        <w:commentReference w:id="37"/>
      </w:r>
    </w:p>
    <w:p>
      <w:pPr>
        <w:spacing w:after="140" w:line="264"/>
        <w:jc w:val="both"/>
      </w:pPr>
      <w:r>
        <w:rPr>
          <w:rFonts w:ascii="Liberation Serif" w:cs="Liberation Serif" w:eastAsia="Liberation Serif" w:hAnsi="Liberation Serif"/>
          <w:b/>
          <w:bCs/>
          <w:i w:val="false"/>
          <w:iCs w:val="false"/>
          <w:color w:val="1A1A1A"/>
          <w:sz w:val="22"/>
          <w:szCs w:val="22"/>
        </w:rPr>
        <w:t xml:space="preserve">II. Igualas (iguala del Proyecto A e iguala opcional de la Academia) — regla común.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1. </w:t>
      </w:r>
      <w:r>
        <w:rPr>
          <w:rFonts w:ascii="Liberation Serif" w:cs="Liberation Serif" w:eastAsia="Liberation Serif" w:hAnsi="Liberation Serif"/>
          <w:b w:val="false"/>
          <w:bCs w:val="false"/>
          <w:i w:val="false"/>
          <w:iCs w:val="false"/>
          <w:color w:val="1A1A1A"/>
          <w:sz w:val="22"/>
          <w:szCs w:val="22"/>
        </w:rPr>
        <w:t xml:space="preserve">Las igualas se causan </w:t>
      </w:r>
      <w:r>
        <w:rPr>
          <w:rFonts w:ascii="Liberation Serif" w:cs="Liberation Serif" w:eastAsia="Liberation Serif" w:hAnsi="Liberation Serif"/>
          <w:b/>
          <w:bCs/>
          <w:i w:val="false"/>
          <w:iCs w:val="false"/>
          <w:color w:val="1A1A1A"/>
          <w:sz w:val="22"/>
          <w:szCs w:val="22"/>
        </w:rPr>
        <w:t xml:space="preserve">por mes vencido</w:t>
      </w:r>
      <w:r>
        <w:rPr>
          <w:rFonts w:ascii="Liberation Serif" w:cs="Liberation Serif" w:eastAsia="Liberation Serif" w:hAnsi="Liberation Serif"/>
          <w:b w:val="false"/>
          <w:bCs w:val="false"/>
          <w:i w:val="false"/>
          <w:iCs w:val="false"/>
          <w:color w:val="1A1A1A"/>
          <w:sz w:val="22"/>
          <w:szCs w:val="22"/>
        </w:rPr>
        <w:t xml:space="preserve">: primero se presta el mes de servicio y después se factura y cobra.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2. </w:t>
      </w:r>
      <w:r>
        <w:rPr>
          <w:rFonts w:ascii="Liberation Serif" w:cs="Liberation Serif" w:eastAsia="Liberation Serif" w:hAnsi="Liberation Serif"/>
          <w:b w:val="false"/>
          <w:bCs w:val="false"/>
          <w:i w:val="false"/>
          <w:iCs w:val="false"/>
          <w:color w:val="1A1A1A"/>
          <w:sz w:val="22"/>
          <w:szCs w:val="22"/>
        </w:rPr>
        <w:t xml:space="preserve">EL PRESTADOR entregará la factura </w:t>
      </w:r>
      <w:r>
        <w:rPr>
          <w:rFonts w:ascii="Liberation Serif" w:cs="Liberation Serif" w:eastAsia="Liberation Serif" w:hAnsi="Liberation Serif"/>
          <w:b/>
          <w:bCs/>
          <w:i w:val="false"/>
          <w:iCs w:val="false"/>
          <w:color w:val="1A1A1A"/>
          <w:sz w:val="22"/>
          <w:szCs w:val="22"/>
        </w:rPr>
        <w:t xml:space="preserve">al cierre de cada mes</w:t>
      </w:r>
      <w:r>
        <w:rPr>
          <w:rFonts w:ascii="Liberation Serif" w:cs="Liberation Serif" w:eastAsia="Liberation Serif" w:hAnsi="Liberation Serif"/>
          <w:b w:val="false"/>
          <w:bCs w:val="false"/>
          <w:i w:val="false"/>
          <w:iCs w:val="false"/>
          <w:color w:val="1A1A1A"/>
          <w:sz w:val="22"/>
          <w:szCs w:val="22"/>
        </w:rPr>
        <w:t xml:space="preserve"> de servicio.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3. </w:t>
      </w:r>
      <w:r>
        <w:rPr>
          <w:rFonts w:ascii="Liberation Serif" w:cs="Liberation Serif" w:eastAsia="Liberation Serif" w:hAnsi="Liberation Serif"/>
          <w:b w:val="false"/>
          <w:bCs w:val="false"/>
          <w:i w:val="false"/>
          <w:iCs w:val="false"/>
          <w:color w:val="1A1A1A"/>
          <w:sz w:val="22"/>
          <w:szCs w:val="22"/>
        </w:rPr>
        <w:t xml:space="preserve">EL CLIENTE pagará </w:t>
      </w:r>
      <w:commentRangeStart w:id="38"/>
      <w:r>
        <w:rPr>
          <w:rFonts w:ascii="Liberation Serif" w:cs="Liberation Serif" w:eastAsia="Liberation Serif" w:hAnsi="Liberation Serif"/>
          <w:b/>
          <w:bCs/>
          <w:i w:val="false"/>
          <w:iCs w:val="false"/>
          <w:color w:val="1A1A1A"/>
          <w:sz w:val="22"/>
          <w:szCs w:val="22"/>
        </w:rPr>
        <w:t xml:space="preserve">dentro de los 30 (treinta) días naturales siguientes a la </w:t>
      </w:r>
      <w:del w:id="339" w:author="LSSM" w:date="2026-09-10T12:00:00Z">
        <w:r>
          <w:rPr>
            <w:rFonts w:ascii="Liberation Serif" w:cs="Liberation Serif" w:eastAsia="Liberation Serif" w:hAnsi="Liberation Serif"/>
            <w:b w:val="false"/>
            <w:bCs w:val="false"/>
            <w:i w:val="false"/>
            <w:iCs w:val="false"/>
            <w:color w:val="1A1A1A"/>
            <w:sz w:val="22"/>
            <w:szCs w:val="22"/>
          </w:rPr>
          <w:delText xml:space="preserve">aceptación de la factura</w:delText>
        </w:r>
      </w:del>
      <w:ins w:id="340" w:author="LSSM" w:date="2026-09-10T12:00:00Z">
        <w:r>
          <w:rPr>
            <w:rFonts w:ascii="Liberation Serif" w:cs="Liberation Serif" w:eastAsia="Liberation Serif" w:hAnsi="Liberation Serif"/>
            <w:b/>
            <w:bCs/>
            <w:i w:val="false"/>
            <w:iCs w:val="false"/>
            <w:color w:val="1A1A1A"/>
            <w:sz w:val="22"/>
            <w:szCs w:val="22"/>
          </w:rPr>
          <w:t xml:space="preserve">recepción del CFDI válido</w:t>
        </w:r>
      </w:ins>
      <w:commentRangeEnd w:id="38"/>
      <w:r>
        <w:commentReference w:id="38"/>
      </w:r>
      <w:r>
        <w:rPr>
          <w:rFonts w:ascii="Liberation Serif" w:cs="Liberation Serif" w:eastAsia="Liberation Serif" w:hAnsi="Liberation Serif"/>
          <w:b w:val="false"/>
          <w:bCs w:val="false"/>
          <w:i w:val="false"/>
          <w:iCs w:val="false"/>
          <w:color w:val="1A1A1A"/>
          <w:sz w:val="22"/>
          <w:szCs w:val="22"/>
        </w:rPr>
        <w:t xml:space="preserve">; los pagos vencidos causarán el interés moratorio previsto en la Sección I de esta Cláusula.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4. </w:t>
      </w:r>
      <w:r>
        <w:rPr>
          <w:rFonts w:ascii="Liberation Serif" w:cs="Liberation Serif" w:eastAsia="Liberation Serif" w:hAnsi="Liberation Serif"/>
          <w:b w:val="false"/>
          <w:bCs w:val="false"/>
          <w:i w:val="false"/>
          <w:iCs w:val="false"/>
          <w:color w:val="1A1A1A"/>
          <w:sz w:val="22"/>
          <w:szCs w:val="22"/>
        </w:rPr>
        <w:t xml:space="preserve">La iguala del Proyecto A se causa </w:t>
      </w:r>
      <w:r>
        <w:rPr>
          <w:rFonts w:ascii="Liberation Serif" w:cs="Liberation Serif" w:eastAsia="Liberation Serif" w:hAnsi="Liberation Serif"/>
          <w:b/>
          <w:bCs/>
          <w:i w:val="false"/>
          <w:iCs w:val="false"/>
          <w:color w:val="1A1A1A"/>
          <w:sz w:val="22"/>
          <w:szCs w:val="22"/>
        </w:rPr>
        <w:t xml:space="preserve">a partir del primer día del mes calendario siguiente a la conclusión del </w:t>
      </w:r>
      <w:del w:id="341" w:author="LSSM" w:date="2026-09-10T12:00:00Z">
        <w:r>
          <w:rPr>
            <w:rFonts w:ascii="Liberation Serif" w:cs="Liberation Serif" w:eastAsia="Liberation Serif" w:hAnsi="Liberation Serif"/>
            <w:b w:val="false"/>
            <w:bCs w:val="false"/>
            <w:i w:val="false"/>
            <w:iCs w:val="false"/>
            <w:color w:val="1A1A1A"/>
            <w:sz w:val="22"/>
            <w:szCs w:val="22"/>
          </w:rPr>
          <w:delText xml:space="preserve">periodo de estabilización, es decir, seis semanas posteriores al</w:delText>
        </w:r>
      </w:del>
      <w:ins w:id="342" w:author="LSSM" w:date="2026-09-10T12:00:00Z">
        <w:r>
          <w:rPr>
            <w:rFonts w:ascii="Liberation Serif" w:cs="Liberation Serif" w:eastAsia="Liberation Serif" w:hAnsi="Liberation Serif"/>
            <w:b/>
            <w:bCs/>
            <w:i w:val="false"/>
            <w:iCs w:val="false"/>
            <w:color w:val="1A1A1A"/>
            <w:sz w:val="22"/>
            <w:szCs w:val="22"/>
          </w:rPr>
          <w:t xml:space="preserve">Periodo de Estabilización</w:t>
        </w:r>
      </w:ins>
      <w:commentRangeStart w:id="39"/>
      <w:ins w:id="343" w:author="LSSM" w:date="2026-09-10T12:00:00Z">
        <w:r>
          <w:rPr>
            <w:rFonts w:ascii="Liberation Serif" w:cs="Liberation Serif" w:eastAsia="Liberation Serif" w:hAnsi="Liberation Serif"/>
            <w:b w:val="false"/>
            <w:bCs w:val="false"/>
            <w:i w:val="false"/>
            <w:iCs w:val="false"/>
            <w:color w:val="1A1A1A"/>
            <w:sz w:val="22"/>
            <w:szCs w:val="22"/>
          </w:rPr>
          <w:t xml:space="preserve">, que concluye por el solo transcurso de las 6 (seis) semanas contadas desde el</w:t>
        </w:r>
      </w:ins>
      <w:r>
        <w:rPr>
          <w:rFonts w:ascii="Liberation Serif" w:cs="Liberation Serif" w:eastAsia="Liberation Serif" w:hAnsi="Liberation Serif"/>
          <w:b w:val="false"/>
          <w:bCs w:val="false"/>
          <w:i w:val="false"/>
          <w:iCs w:val="false"/>
          <w:color w:val="1A1A1A"/>
          <w:sz w:val="22"/>
          <w:szCs w:val="22"/>
        </w:rPr>
        <w:t xml:space="preserve"> Lanzamiento en Firme,</w:t>
      </w:r>
      <w:commentRangeEnd w:id="39"/>
      <w:r>
        <w:commentReference w:id="39"/>
      </w:r>
      <w:ins w:id="344" w:author="LSSM" w:date="2026-09-10T12:00:00Z">
        <w:r>
          <w:rPr>
            <w:rFonts w:ascii="Liberation Serif" w:cs="Liberation Serif" w:eastAsia="Liberation Serif" w:hAnsi="Liberation Serif"/>
            <w:b w:val="false"/>
            <w:bCs w:val="false"/>
            <w:i w:val="false"/>
            <w:iCs w:val="false"/>
            <w:color w:val="1A1A1A"/>
            <w:sz w:val="22"/>
            <w:szCs w:val="22"/>
          </w:rPr>
          <w:t xml:space="preserve"> sin necesidad de declaración de las Partes, y</w:t>
        </w:r>
      </w:ins>
      <w:commentRangeStart w:id="40"/>
      <w:r>
        <w:rPr>
          <w:rFonts w:ascii="Liberation Serif" w:cs="Liberation Serif" w:eastAsia="Liberation Serif" w:hAnsi="Liberation Serif"/>
          <w:b w:val="false"/>
          <w:bCs w:val="false"/>
          <w:i w:val="false"/>
          <w:iCs w:val="false"/>
          <w:color w:val="1A1A1A"/>
          <w:sz w:val="22"/>
          <w:szCs w:val="22"/>
        </w:rPr>
        <w:t xml:space="preserve"> cuyos ajustes EL PRESTADOR atiende sin costo adicional; a partir de esa fecha comienza a correr su plazo mínimo de 6 (seis) meses. La iguala opcional de la Academia, de haberse contratado en su Addendum, se causa a partir </w:t>
      </w:r>
      <w:del w:id="345" w:author="LSSM" w:date="2026-09-10T12:00:00Z">
        <w:r>
          <w:rPr>
            <w:rFonts w:ascii="Liberation Serif" w:cs="Liberation Serif" w:eastAsia="Liberation Serif" w:hAnsi="Liberation Serif"/>
            <w:b w:val="false"/>
            <w:bCs w:val="false"/>
            <w:i w:val="false"/>
            <w:iCs w:val="false"/>
            <w:color w:val="1A1A1A"/>
            <w:sz w:val="22"/>
            <w:szCs w:val="22"/>
          </w:rPr>
          <w:delText xml:space="preserve">de</w:delText>
        </w:r>
      </w:del>
      <w:ins w:id="346" w:author="LSSM" w:date="2026-09-10T12:00:00Z">
        <w:r>
          <w:rPr>
            <w:rFonts w:ascii="Liberation Serif" w:cs="Liberation Serif" w:eastAsia="Liberation Serif" w:hAnsi="Liberation Serif"/>
            <w:b w:val="false"/>
            <w:bCs w:val="false"/>
            <w:i w:val="false"/>
            <w:iCs w:val="false"/>
            <w:color w:val="1A1A1A"/>
            <w:sz w:val="22"/>
            <w:szCs w:val="22"/>
          </w:rPr>
          <w:t xml:space="preserve">del primer día del mes calendario siguiente a</w:t>
        </w:r>
      </w:ins>
      <w:commentRangeEnd w:id="40"/>
      <w:r>
        <w:commentReference w:id="40"/>
      </w:r>
      <w:r>
        <w:rPr>
          <w:rFonts w:ascii="Liberation Serif" w:cs="Liberation Serif" w:eastAsia="Liberation Serif" w:hAnsi="Liberation Serif"/>
          <w:b w:val="false"/>
          <w:bCs w:val="false"/>
          <w:i w:val="false"/>
          <w:iCs w:val="false"/>
          <w:color w:val="1A1A1A"/>
          <w:sz w:val="22"/>
          <w:szCs w:val="22"/>
        </w:rPr>
        <w:t xml:space="preserve"> la entrega de la Fase 1 en producción (Cláusula Octava, Sección C).</w:t>
      </w:r>
    </w:p>
    <w:p>
      <w:pPr>
        <w:spacing w:after="120" w:line="264"/>
        <w:ind w:left="540" w:hanging="420"/>
        <w:jc w:val="both"/>
      </w:pPr>
      <w:del w:id="347" w:author="LSSM" w:date="2026-09-10T12:00:00Z">
        <w:r>
          <w:rPr>
            <w:rFonts w:ascii="Liberation Serif" w:cs="Liberation Serif" w:eastAsia="Liberation Serif" w:hAnsi="Liberation Serif"/>
            <w:b w:val="false"/>
            <w:bCs w:val="false"/>
            <w:color w:val="1A1A1A"/>
            <w:sz w:val="22"/>
            <w:szCs w:val="22"/>
          </w:rPr>
          <w:delText xml:space="preserve">III. </w:delText>
        </w:r>
      </w:del>
      <w:del w:id="348" w:author="LSSM" w:date="2026-09-10T12:00:00Z">
        <w:r>
          <w:rPr>
            <w:rFonts w:ascii="Liberation Serif" w:cs="Liberation Serif" w:eastAsia="Liberation Serif" w:hAnsi="Liberation Serif"/>
            <w:b w:val="false"/>
            <w:bCs w:val="false"/>
            <w:i w:val="false"/>
            <w:iCs w:val="false"/>
            <w:color w:val="1A1A1A"/>
            <w:sz w:val="22"/>
            <w:szCs w:val="22"/>
          </w:rPr>
          <w:delText xml:space="preserve">Garantía. EL CLIENTE acepta que el código fuente y los repositorios de cada proyecto se entregarán de manera continua y proporcional a los montos efectivamente pagados por EL CLIENTE, conforme al avance y entregables correspondientes, sin necesidad de esperar a la liquidación total del proyecto; en tanto, EL PRESTADOR los conservará en garantía, sin perjuicio de la operación de lo ya puesto en producción.</w:delText>
        </w:r>
      </w:del>
    </w:p>
    <w:p>
      <w:pPr>
        <w:spacing w:after="140" w:line="264"/>
        <w:jc w:val="both"/>
      </w:pPr>
      <w:commentRangeStart w:id="41"/>
      <w:ins w:id="349" w:author="LSSM" w:date="2026-09-10T12:00:00Z">
        <w:r>
          <w:rPr>
            <w:rFonts w:ascii="Liberation Serif" w:cs="Liberation Serif" w:eastAsia="Liberation Serif" w:hAnsi="Liberation Serif"/>
            <w:b/>
            <w:bCs/>
            <w:i w:val="false"/>
            <w:iCs w:val="false"/>
            <w:color w:val="1A1A1A"/>
            <w:sz w:val="22"/>
            <w:szCs w:val="22"/>
          </w:rPr>
          <w:t xml:space="preserve">III. Entrega del código contra pago.</w:t>
        </w:r>
      </w:ins>
      <w:commentRangeEnd w:id="41"/>
      <w:r>
        <w:commentReference w:id="41"/>
      </w:r>
      <w:ins w:id="350" w:author="LSSM" w:date="2026-09-10T12:00:00Z">
        <w:r>
          <w:rPr>
            <w:rFonts w:ascii="Liberation Serif" w:cs="Liberation Serif" w:eastAsia="Liberation Serif" w:hAnsi="Liberation Serif"/>
            <w:b w:val="false"/>
            <w:bCs w:val="false"/>
            <w:i w:val="false"/>
            <w:iCs w:val="false"/>
            <w:color w:val="1A1A1A"/>
            <w:sz w:val="22"/>
            <w:szCs w:val="22"/>
          </w:rPr>
          <w:t xml:space="preserve"> El código fuente y los repositorios de cada proyecto se entregan </w:t>
        </w:r>
      </w:ins>
      <w:ins w:id="351" w:author="LSSM" w:date="2026-09-10T12:00:00Z">
        <w:r>
          <w:rPr>
            <w:rFonts w:ascii="Liberation Serif" w:cs="Liberation Serif" w:eastAsia="Liberation Serif" w:hAnsi="Liberation Serif"/>
            <w:b/>
            <w:bCs/>
            <w:i w:val="false"/>
            <w:iCs w:val="false"/>
            <w:color w:val="1A1A1A"/>
            <w:sz w:val="22"/>
            <w:szCs w:val="22"/>
          </w:rPr>
          <w:t xml:space="preserve">de manera proporcional a las exhibiciones efectivamente pagadas</w:t>
        </w:r>
      </w:ins>
      <w:ins w:id="352" w:author="LSSM" w:date="2026-09-10T12:00:00Z">
        <w:r>
          <w:rPr>
            <w:rFonts w:ascii="Liberation Serif" w:cs="Liberation Serif" w:eastAsia="Liberation Serif" w:hAnsi="Liberation Serif"/>
            <w:b w:val="false"/>
            <w:bCs w:val="false"/>
            <w:i w:val="false"/>
            <w:iCs w:val="false"/>
            <w:color w:val="1A1A1A"/>
            <w:sz w:val="22"/>
            <w:szCs w:val="22"/>
          </w:rPr>
          <w:t xml:space="preserve">, conforme a lo siguiente: </w:t>
        </w:r>
      </w:ins>
      <w:ins w:id="353" w:author="LSSM" w:date="2026-09-10T12:00:00Z">
        <w:r>
          <w:rPr>
            <w:rFonts w:ascii="Liberation Serif" w:cs="Liberation Serif" w:eastAsia="Liberation Serif" w:hAnsi="Liberation Serif"/>
            <w:b/>
            <w:bCs/>
            <w:i w:val="false"/>
            <w:iCs w:val="false"/>
            <w:color w:val="1A1A1A"/>
            <w:sz w:val="22"/>
            <w:szCs w:val="22"/>
          </w:rPr>
          <w:t xml:space="preserve">(i)</w:t>
        </w:r>
      </w:ins>
      <w:commentRangeStart w:id="43"/>
      <w:ins w:id="354" w:author="LSSM" w:date="2026-09-10T12:00:00Z">
        <w:r>
          <w:rPr>
            <w:rFonts w:ascii="Liberation Serif" w:cs="Liberation Serif" w:eastAsia="Liberation Serif" w:hAnsi="Liberation Serif"/>
            <w:b w:val="false"/>
            <w:bCs w:val="false"/>
            <w:i w:val="false"/>
            <w:iCs w:val="false"/>
            <w:color w:val="1A1A1A"/>
            <w:sz w:val="22"/>
            <w:szCs w:val="22"/>
          </w:rPr>
          <w:t xml:space="preserve"> en tanto no se cubra la primera exhibición, EL PRESTADOR no entregará código fuente ni repositorio alguno; EL CLIENTE podrá revisar y probar los entregables en el ambiente de pruebas del proyecto como evidencia de avance y para su aprobación, sin que esa revisión transfiera titularidad, credenciales de administración ni derechos de uso distintos de los necesarios para la validación; </w:t>
        </w:r>
      </w:ins>
      <w:commentRangeEnd w:id="43"/>
      <w:r>
        <w:commentReference w:id="43"/>
      </w:r>
      <w:ins w:id="355" w:author="LSSM" w:date="2026-09-10T12:00:00Z">
        <w:r>
          <w:rPr>
            <w:rFonts w:ascii="Liberation Serif" w:cs="Liberation Serif" w:eastAsia="Liberation Serif" w:hAnsi="Liberation Serif"/>
            <w:b/>
            <w:bCs/>
            <w:i w:val="false"/>
            <w:iCs w:val="false"/>
            <w:color w:val="1A1A1A"/>
            <w:sz w:val="22"/>
            <w:szCs w:val="22"/>
          </w:rPr>
          <w:t xml:space="preserve">(ii)</w:t>
        </w:r>
      </w:ins>
      <w:ins w:id="356" w:author="LSSM" w:date="2026-09-10T12:00:00Z">
        <w:r>
          <w:rPr>
            <w:rFonts w:ascii="Liberation Serif" w:cs="Liberation Serif" w:eastAsia="Liberation Serif" w:hAnsi="Liberation Serif"/>
            <w:b w:val="false"/>
            <w:bCs w:val="false"/>
            <w:i w:val="false"/>
            <w:iCs w:val="false"/>
            <w:color w:val="1A1A1A"/>
            <w:sz w:val="22"/>
            <w:szCs w:val="22"/>
          </w:rPr>
          <w:t xml:space="preserve"> pagada la primera exhibición, EL PRESTADOR entregará, dentro de los </w:t>
        </w:r>
      </w:ins>
      <w:ins w:id="357" w:author="LSSM" w:date="2026-09-10T12:00:00Z">
        <w:r>
          <w:rPr>
            <w:rFonts w:ascii="Liberation Serif" w:cs="Liberation Serif" w:eastAsia="Liberation Serif" w:hAnsi="Liberation Serif"/>
            <w:b/>
            <w:bCs/>
            <w:i w:val="false"/>
            <w:iCs w:val="false"/>
            <w:color w:val="1A1A1A"/>
            <w:sz w:val="22"/>
            <w:szCs w:val="22"/>
          </w:rPr>
          <w:t xml:space="preserve">5 (cinco) días hábiles</w:t>
        </w:r>
      </w:ins>
      <w:ins w:id="358" w:author="LSSM" w:date="2026-09-10T12:00:00Z">
        <w:r>
          <w:rPr>
            <w:rFonts w:ascii="Liberation Serif" w:cs="Liberation Serif" w:eastAsia="Liberation Serif" w:hAnsi="Liberation Serif"/>
            <w:b w:val="false"/>
            <w:bCs w:val="false"/>
            <w:i w:val="false"/>
            <w:iCs w:val="false"/>
            <w:color w:val="1A1A1A"/>
            <w:sz w:val="22"/>
            <w:szCs w:val="22"/>
          </w:rPr>
          <w:t xml:space="preserve"> siguientes, el código fuente y el repositorio correspondientes al 50% (cincuenta por ciento) de los entregables cubiertos por esa exhibición, identificados conforme a los hitos y valores por etapa del </w:t>
        </w:r>
      </w:ins>
      <w:ins w:id="359" w:author="LSSM" w:date="2026-09-10T12:00:00Z">
        <w:r>
          <w:rPr>
            <w:rFonts w:ascii="Liberation Serif" w:cs="Liberation Serif" w:eastAsia="Liberation Serif" w:hAnsi="Liberation Serif"/>
            <w:b/>
            <w:bCs/>
            <w:i w:val="false"/>
            <w:iCs w:val="false"/>
            <w:color w:val="1A1A1A"/>
            <w:sz w:val="22"/>
            <w:szCs w:val="22"/>
          </w:rPr>
          <w:t xml:space="preserve">Anexo Dos, Sección I.4</w:t>
        </w:r>
      </w:ins>
      <w:ins w:id="360" w:author="LSSM" w:date="2026-09-10T12:00:00Z">
        <w:r>
          <w:rPr>
            <w:rFonts w:ascii="Liberation Serif" w:cs="Liberation Serif" w:eastAsia="Liberation Serif" w:hAnsi="Liberation Serif"/>
            <w:b w:val="false"/>
            <w:bCs w:val="false"/>
            <w:i w:val="false"/>
            <w:iCs w:val="false"/>
            <w:color w:val="1A1A1A"/>
            <w:sz w:val="22"/>
            <w:szCs w:val="22"/>
          </w:rPr>
          <w:t xml:space="preserve">, para el Proyecto A, y conforme a la identificación de entregables del Addendum respectivo y su valuación de la Cláusula Octava, Sección VI, para los Proyectos B y C; </w:t>
        </w:r>
      </w:ins>
      <w:ins w:id="361" w:author="LSSM" w:date="2026-09-10T12:00:00Z">
        <w:r>
          <w:rPr>
            <w:rFonts w:ascii="Liberation Serif" w:cs="Liberation Serif" w:eastAsia="Liberation Serif" w:hAnsi="Liberation Serif"/>
            <w:b/>
            <w:bCs/>
            <w:i w:val="false"/>
            <w:iCs w:val="false"/>
            <w:color w:val="1A1A1A"/>
            <w:sz w:val="22"/>
            <w:szCs w:val="22"/>
          </w:rPr>
          <w:t xml:space="preserve">(iii)</w:t>
        </w:r>
      </w:ins>
      <w:ins w:id="362" w:author="LSSM" w:date="2026-09-10T12:00:00Z">
        <w:r>
          <w:rPr>
            <w:rFonts w:ascii="Liberation Serif" w:cs="Liberation Serif" w:eastAsia="Liberation Serif" w:hAnsi="Liberation Serif"/>
            <w:b w:val="false"/>
            <w:bCs w:val="false"/>
            <w:i w:val="false"/>
            <w:iCs w:val="false"/>
            <w:color w:val="1A1A1A"/>
            <w:sz w:val="22"/>
            <w:szCs w:val="22"/>
          </w:rPr>
          <w:t xml:space="preserve"> el 50% (cincuenta por ciento) restante —incluidas las credenciales de administración y la documentación técnica final— se conserva en garantía y se entrega dentro de los </w:t>
        </w:r>
      </w:ins>
      <w:ins w:id="363" w:author="LSSM" w:date="2026-09-10T12:00:00Z">
        <w:r>
          <w:rPr>
            <w:rFonts w:ascii="Liberation Serif" w:cs="Liberation Serif" w:eastAsia="Liberation Serif" w:hAnsi="Liberation Serif"/>
            <w:b/>
            <w:bCs/>
            <w:i w:val="false"/>
            <w:iCs w:val="false"/>
            <w:color w:val="1A1A1A"/>
            <w:sz w:val="22"/>
            <w:szCs w:val="22"/>
          </w:rPr>
          <w:t xml:space="preserve">5 (cinco) días hábiles</w:t>
        </w:r>
      </w:ins>
      <w:ins w:id="364" w:author="LSSM" w:date="2026-09-10T12:00:00Z">
        <w:r>
          <w:rPr>
            <w:rFonts w:ascii="Liberation Serif" w:cs="Liberation Serif" w:eastAsia="Liberation Serif" w:hAnsi="Liberation Serif"/>
            <w:b w:val="false"/>
            <w:bCs w:val="false"/>
            <w:i w:val="false"/>
            <w:iCs w:val="false"/>
            <w:color w:val="1A1A1A"/>
            <w:sz w:val="22"/>
            <w:szCs w:val="22"/>
          </w:rPr>
          <w:t xml:space="preserve"> siguientes al pago de la segunda exhibición. Los plazos de los incisos (ii) y (iii) se cuentan a partir de que EL PRESTADOR recibe el pago o EL CLIENTE le acredita por escrito la transferencia. </w:t>
        </w:r>
      </w:ins>
      <w:commentRangeStart w:id="42"/>
      <w:ins w:id="365" w:author="LSSM" w:date="2026-09-10T12:00:00Z">
        <w:r>
          <w:rPr>
            <w:rFonts w:ascii="Liberation Serif" w:cs="Liberation Serif" w:eastAsia="Liberation Serif" w:hAnsi="Liberation Serif"/>
            <w:b/>
            <w:bCs/>
            <w:i w:val="false"/>
            <w:iCs w:val="false"/>
            <w:color w:val="1A1A1A"/>
            <w:sz w:val="22"/>
            <w:szCs w:val="22"/>
          </w:rPr>
          <w:t xml:space="preserve">Cubierta una exhibición, la entrega del código que le corresponde no admite retención, compensación ni condicionamiento de ninguna clase.</w:t>
        </w:r>
      </w:ins>
      <w:commentRangeEnd w:id="42"/>
      <w:r>
        <w:commentReference w:id="42"/>
      </w:r>
      <w:ins w:id="366" w:author="LSSM" w:date="2026-09-10T12:00:00Z">
        <w:r>
          <w:rPr>
            <w:rFonts w:ascii="Liberation Serif" w:cs="Liberation Serif" w:eastAsia="Liberation Serif" w:hAnsi="Liberation Serif"/>
            <w:b w:val="false"/>
            <w:bCs w:val="false"/>
            <w:i w:val="false"/>
            <w:iCs w:val="false"/>
            <w:color w:val="1A1A1A"/>
            <w:sz w:val="22"/>
            <w:szCs w:val="22"/>
          </w:rPr>
          <w:t xml:space="preserve"> La falta de entrega dentro del plazo pactado constituye incumplimiento sujeto al procedimiento de subsanación de la Cláusula Décima Quinta y al límite de responsabilidad de la Cláusula Vigésima, salvo que se acredite alguno de los supuestos de su fracción IV. La falta de pago de una exhibición ya exigible faculta a EL PRESTADOR para suspender las entregas subsecuentes del proyecto de que se trate, incluida la del código pendiente, hasta su regularización, sin perjuicio de la operación de lo ya puesto en producción.</w:t>
        </w:r>
      </w:ins>
    </w:p>
    <w:p>
      <w:pPr>
        <w:spacing w:after="140" w:line="264"/>
        <w:jc w:val="both"/>
      </w:pPr>
      <w:del w:id="367" w:author="LSSM" w:date="2026-09-10T12:00:00Z">
        <w:r>
          <w:rPr>
            <w:rFonts w:ascii="Liberation Serif" w:cs="Liberation Serif" w:eastAsia="Liberation Serif" w:hAnsi="Liberation Serif"/>
            <w:b w:val="false"/>
            <w:bCs w:val="false"/>
            <w:i w:val="false"/>
            <w:iCs w:val="false"/>
            <w:color w:val="1A1A1A"/>
            <w:sz w:val="22"/>
            <w:szCs w:val="22"/>
          </w:rPr>
          <w:delText xml:space="preserve">La falta de observaciones dentro de dicho plazo no implicará por sí misma la aceptación definitiva del entregable ni limitará el derecho de EL CLIENTE a reclamar posteriormente defectos, errores, incumplimientos o funcionalidades que no hayan sido razonablemente detectables durante el periodo de revisión. En ningún caso se considerará aceptado un entregable que presente defectos críticos, incumplimientos de las especificaciones acordadas o funcionalidades sustancialmente distintas de las establecidas en el alcance.</w:delText>
        </w:r>
      </w:del>
    </w:p>
    <w:p>
      <w:pPr>
        <w:spacing w:after="140" w:line="264"/>
        <w:jc w:val="both"/>
      </w:pPr>
      <w:r>
        <w:rPr>
          <w:rFonts w:ascii="Liberation Serif" w:cs="Liberation Serif" w:eastAsia="Liberation Serif" w:hAnsi="Liberation Serif"/>
          <w:b/>
          <w:bCs/>
          <w:i w:val="false"/>
          <w:iCs w:val="false"/>
          <w:color w:val="1A1A1A"/>
          <w:sz w:val="22"/>
          <w:szCs w:val="22"/>
        </w:rPr>
        <w:t xml:space="preserve">DÉCIMA. Aprobación de entregables.</w:t>
      </w:r>
      <w:r>
        <w:rPr>
          <w:rFonts w:ascii="Liberation Serif" w:cs="Liberation Serif" w:eastAsia="Liberation Serif" w:hAnsi="Liberation Serif"/>
          <w:b w:val="false"/>
          <w:bCs w:val="false"/>
          <w:i w:val="false"/>
          <w:iCs w:val="false"/>
          <w:color w:val="1A1A1A"/>
          <w:sz w:val="22"/>
          <w:szCs w:val="22"/>
        </w:rPr>
        <w:t xml:space="preserve"> Los entregables se someten a aprobación por etapas conforme al Anexo Dos; </w:t>
      </w:r>
      <w:del w:id="368" w:author="LSSM" w:date="2026-09-10T12:00:00Z">
        <w:r>
          <w:rPr>
            <w:rFonts w:ascii="Liberation Serif" w:cs="Liberation Serif" w:eastAsia="Liberation Serif" w:hAnsi="Liberation Serif"/>
            <w:b w:val="false"/>
            <w:bCs w:val="false"/>
            <w:i w:val="false"/>
            <w:iCs w:val="false"/>
            <w:color w:val="1A1A1A"/>
            <w:sz w:val="22"/>
            <w:szCs w:val="22"/>
          </w:rPr>
          <w:delText xml:space="preserve">cada etapa requiere</w:delText>
        </w:r>
      </w:del>
      <w:commentRangeStart w:id="46"/>
      <w:ins w:id="369" w:author="LSSM" w:date="2026-09-10T12:00:00Z">
        <w:r>
          <w:rPr>
            <w:rFonts w:ascii="Liberation Serif" w:cs="Liberation Serif" w:eastAsia="Liberation Serif" w:hAnsi="Liberation Serif"/>
            <w:b w:val="false"/>
            <w:bCs w:val="false"/>
            <w:i w:val="false"/>
            <w:iCs w:val="false"/>
            <w:color w:val="1A1A1A"/>
            <w:sz w:val="22"/>
            <w:szCs w:val="22"/>
          </w:rPr>
          <w:t xml:space="preserve">la</w:t>
        </w:r>
      </w:ins>
      <w:r>
        <w:rPr>
          <w:rFonts w:ascii="Liberation Serif" w:cs="Liberation Serif" w:eastAsia="Liberation Serif" w:hAnsi="Liberation Serif"/>
          <w:b w:val="false"/>
          <w:bCs w:val="false"/>
          <w:i w:val="false"/>
          <w:iCs w:val="false"/>
          <w:color w:val="1A1A1A"/>
          <w:sz w:val="22"/>
          <w:szCs w:val="22"/>
        </w:rPr>
        <w:t xml:space="preserve"> aprobación expresa y por escrito de EL CLIENTE </w:t>
      </w:r>
      <w:del w:id="370" w:author="LSSM" w:date="2026-09-10T12:00:00Z">
        <w:r>
          <w:rPr>
            <w:rFonts w:ascii="Liberation Serif" w:cs="Liberation Serif" w:eastAsia="Liberation Serif" w:hAnsi="Liberation Serif"/>
            <w:b w:val="false"/>
            <w:bCs w:val="false"/>
            <w:i w:val="false"/>
            <w:iCs w:val="false"/>
            <w:color w:val="1A1A1A"/>
            <w:sz w:val="22"/>
            <w:szCs w:val="22"/>
          </w:rPr>
          <w:delText xml:space="preserve">antes de avanzar</w:delText>
        </w:r>
      </w:del>
      <w:ins w:id="371" w:author="LSSM" w:date="2026-09-10T12:00:00Z">
        <w:r>
          <w:rPr>
            <w:rFonts w:ascii="Liberation Serif" w:cs="Liberation Serif" w:eastAsia="Liberation Serif" w:hAnsi="Liberation Serif"/>
            <w:b w:val="false"/>
            <w:bCs w:val="false"/>
            <w:i w:val="false"/>
            <w:iCs w:val="false"/>
            <w:color w:val="1A1A1A"/>
            <w:sz w:val="22"/>
            <w:szCs w:val="22"/>
          </w:rPr>
          <w:t xml:space="preserve">o la aceptación tácita en los términos de esta Cláusula permiten avanzar a la etapa siguiente y producen los efectos de exigibilidad de pago previstos en la Cláusula Novena. </w:t>
        </w:r>
      </w:ins>
      <w:commentRangeEnd w:id="46"/>
      <w:r>
        <w:commentReference w:id="46"/>
      </w:r>
      <w:commentRangeStart w:id="44"/>
      <w:ins w:id="372" w:author="LSSM" w:date="2026-09-10T12:00:00Z">
        <w:r>
          <w:rPr>
            <w:rFonts w:ascii="Liberation Serif" w:cs="Liberation Serif" w:eastAsia="Liberation Serif" w:hAnsi="Liberation Serif"/>
            <w:b/>
            <w:bCs/>
            <w:i w:val="false"/>
            <w:iCs w:val="false"/>
            <w:color w:val="1A1A1A"/>
            <w:sz w:val="22"/>
            <w:szCs w:val="22"/>
          </w:rPr>
          <w:t xml:space="preserve">Revisión y aceptación tácita.</w:t>
        </w:r>
      </w:ins>
      <w:commentRangeEnd w:id="44"/>
      <w:r>
        <w:commentReference w:id="44"/>
      </w:r>
      <w:ins w:id="373" w:author="LSSM" w:date="2026-09-10T12:00:00Z">
        <w:r>
          <w:rPr>
            <w:rFonts w:ascii="Liberation Serif" w:cs="Liberation Serif" w:eastAsia="Liberation Serif" w:hAnsi="Liberation Serif"/>
            <w:b w:val="false"/>
            <w:bCs w:val="false"/>
            <w:i w:val="false"/>
            <w:iCs w:val="false"/>
            <w:color w:val="1A1A1A"/>
            <w:sz w:val="22"/>
            <w:szCs w:val="22"/>
          </w:rPr>
          <w:t xml:space="preserve"> EL CLIENTE contará con un plazo de </w:t>
        </w:r>
      </w:ins>
      <w:ins w:id="374" w:author="LSSM" w:date="2026-09-10T12:00:00Z">
        <w:r>
          <w:rPr>
            <w:rFonts w:ascii="Liberation Serif" w:cs="Liberation Serif" w:eastAsia="Liberation Serif" w:hAnsi="Liberation Serif"/>
            <w:b/>
            <w:bCs/>
            <w:i w:val="false"/>
            <w:iCs w:val="false"/>
            <w:color w:val="1A1A1A"/>
            <w:sz w:val="22"/>
            <w:szCs w:val="22"/>
          </w:rPr>
          <w:t xml:space="preserve">6 (seis) días hábiles</w:t>
        </w:r>
      </w:ins>
      <w:ins w:id="375" w:author="LSSM" w:date="2026-09-10T12:00:00Z">
        <w:r>
          <w:rPr>
            <w:rFonts w:ascii="Liberation Serif" w:cs="Liberation Serif" w:eastAsia="Liberation Serif" w:hAnsi="Liberation Serif"/>
            <w:b w:val="false"/>
            <w:bCs w:val="false"/>
            <w:i w:val="false"/>
            <w:iCs w:val="false"/>
            <w:color w:val="1A1A1A"/>
            <w:sz w:val="22"/>
            <w:szCs w:val="22"/>
          </w:rPr>
          <w:t xml:space="preserve"> siguientes a cada entrega para realizar las pruebas y validaciones correspondientes y, en su caso, comunicar por escrito observaciones específicas, con el detalle suficiente para reproducir cada defecto. Transcurrido ese plazo sin observaciones por escrito, la entrega se tendrá por aceptada </w:t>
        </w:r>
      </w:ins>
      <w:ins w:id="376" w:author="LSSM" w:date="2026-09-10T12:00:00Z">
        <w:r>
          <w:rPr>
            <w:rFonts w:ascii="Liberation Serif" w:cs="Liberation Serif" w:eastAsia="Liberation Serif" w:hAnsi="Liberation Serif"/>
            <w:b/>
            <w:bCs/>
            <w:i w:val="false"/>
            <w:iCs w:val="false"/>
            <w:color w:val="1A1A1A"/>
            <w:sz w:val="22"/>
            <w:szCs w:val="22"/>
          </w:rPr>
          <w:t xml:space="preserve">para todos los efectos de este Contrato, incluida la exigibilidad de los pagos conforme a la Cláusula Novena</w:t>
        </w:r>
      </w:ins>
      <w:ins w:id="377" w:author="LSSM" w:date="2026-09-10T12:00:00Z">
        <w:r>
          <w:rPr>
            <w:rFonts w:ascii="Liberation Serif" w:cs="Liberation Serif" w:eastAsia="Liberation Serif" w:hAnsi="Liberation Serif"/>
            <w:b w:val="false"/>
            <w:bCs w:val="false"/>
            <w:i w:val="false"/>
            <w:iCs w:val="false"/>
            <w:color w:val="1A1A1A"/>
            <w:sz w:val="22"/>
            <w:szCs w:val="22"/>
          </w:rPr>
          <w:t xml:space="preserve">. Las observaciones suspenden la aceptación únicamente del componente observado; lo no observado se tiene por aceptado. Los defectos no razonablemente detectables durante el periodo de revisión se atienden bajo la garantía de la Cláusula Décima Segunda, fracción VIII, sin afectar la aceptación. </w:t>
        </w:r>
      </w:ins>
      <w:commentRangeStart w:id="45"/>
      <w:ins w:id="378" w:author="LSSM" w:date="2026-09-10T12:00:00Z">
        <w:r>
          <w:rPr>
            <w:rFonts w:ascii="Liberation Serif" w:cs="Liberation Serif" w:eastAsia="Liberation Serif" w:hAnsi="Liberation Serif"/>
            <w:b/>
            <w:bCs/>
            <w:i w:val="false"/>
            <w:iCs w:val="false"/>
            <w:color w:val="1A1A1A"/>
            <w:sz w:val="22"/>
            <w:szCs w:val="22"/>
          </w:rPr>
          <w:t xml:space="preserve">Cambios sobre etapas aprobadas</w:t>
        </w:r>
      </w:ins>
      <w:r>
        <w:rPr>
          <w:rFonts w:ascii="Liberation Serif" w:cs="Liberation Serif" w:eastAsia="Liberation Serif" w:hAnsi="Liberation Serif"/>
          <w:b/>
          <w:bCs/>
          <w:i w:val="false"/>
          <w:iCs w:val="false"/>
          <w:color w:val="1A1A1A"/>
          <w:sz w:val="22"/>
          <w:szCs w:val="22"/>
        </w:rPr>
        <w:t xml:space="preserve">.</w:t>
      </w:r>
      <w:commentRangeEnd w:id="45"/>
      <w:r>
        <w:commentReference w:id="45"/>
      </w:r>
      <w:r>
        <w:rPr>
          <w:rFonts w:ascii="Liberation Serif" w:cs="Liberation Serif" w:eastAsia="Liberation Serif" w:hAnsi="Liberation Serif"/>
          <w:b w:val="false"/>
          <w:bCs w:val="false"/>
          <w:i w:val="false"/>
          <w:iCs w:val="false"/>
          <w:color w:val="1A1A1A"/>
          <w:sz w:val="22"/>
          <w:szCs w:val="22"/>
        </w:rPr>
        <w:t xml:space="preserve"> Una vez aprobada una etapa, cualquier cambio solicitado por EL CLIENTE </w:t>
      </w:r>
      <w:del w:id="379" w:author="LSSM" w:date="2026-09-10T12:00:00Z">
        <w:r>
          <w:rPr>
            <w:rFonts w:ascii="Liberation Serif" w:cs="Liberation Serif" w:eastAsia="Liberation Serif" w:hAnsi="Liberation Serif"/>
            <w:b w:val="false"/>
            <w:bCs w:val="false"/>
            <w:i w:val="false"/>
            <w:iCs w:val="false"/>
            <w:color w:val="1A1A1A"/>
            <w:sz w:val="22"/>
            <w:szCs w:val="22"/>
          </w:rPr>
          <w:delText xml:space="preserve">será evaluado</w:delText>
        </w:r>
      </w:del>
      <w:ins w:id="380" w:author="LSSM" w:date="2026-09-10T12:00:00Z">
        <w:r>
          <w:rPr>
            <w:rFonts w:ascii="Liberation Serif" w:cs="Liberation Serif" w:eastAsia="Liberation Serif" w:hAnsi="Liberation Serif"/>
            <w:b w:val="false"/>
            <w:bCs w:val="false"/>
            <w:i w:val="false"/>
            <w:iCs w:val="false"/>
            <w:color w:val="1A1A1A"/>
            <w:sz w:val="22"/>
            <w:szCs w:val="22"/>
          </w:rPr>
          <w:t xml:space="preserve">sobre elementos ya aprobados se evaluará</w:t>
        </w:r>
      </w:ins>
      <w:r>
        <w:rPr>
          <w:rFonts w:ascii="Liberation Serif" w:cs="Liberation Serif" w:eastAsia="Liberation Serif" w:hAnsi="Liberation Serif"/>
          <w:b w:val="false"/>
          <w:bCs w:val="false"/>
          <w:i w:val="false"/>
          <w:iCs w:val="false"/>
          <w:color w:val="1A1A1A"/>
          <w:sz w:val="22"/>
          <w:szCs w:val="22"/>
        </w:rPr>
        <w:t xml:space="preserve"> en función del tiempo </w:t>
      </w:r>
      <w:del w:id="381" w:author="LSSM" w:date="2026-09-10T12:00:00Z">
        <w:r>
          <w:rPr>
            <w:rFonts w:ascii="Liberation Serif" w:cs="Liberation Serif" w:eastAsia="Liberation Serif" w:hAnsi="Liberation Serif"/>
            <w:b w:val="false"/>
            <w:bCs w:val="false"/>
            <w:i w:val="false"/>
            <w:iCs w:val="false"/>
            <w:color w:val="1A1A1A"/>
            <w:sz w:val="22"/>
            <w:szCs w:val="22"/>
          </w:rPr>
          <w:delText xml:space="preserve">de desarrollo </w:delText>
        </w:r>
      </w:del>
      <w:r>
        <w:rPr>
          <w:rFonts w:ascii="Liberation Serif" w:cs="Liberation Serif" w:eastAsia="Liberation Serif" w:hAnsi="Liberation Serif"/>
          <w:b w:val="false"/>
          <w:bCs w:val="false"/>
          <w:i w:val="false"/>
          <w:iCs w:val="false"/>
          <w:color w:val="1A1A1A"/>
          <w:sz w:val="22"/>
          <w:szCs w:val="22"/>
        </w:rPr>
        <w:t xml:space="preserve">y esfuerzo adicional requerido</w:t>
      </w:r>
      <w:del w:id="382" w:author="LSSM" w:date="2026-09-10T12:00:00Z">
        <w:r>
          <w:rPr>
            <w:rFonts w:ascii="Liberation Serif" w:cs="Liberation Serif" w:eastAsia="Liberation Serif" w:hAnsi="Liberation Serif"/>
            <w:b w:val="false"/>
            <w:bCs w:val="false"/>
            <w:i w:val="false"/>
            <w:iCs w:val="false"/>
            <w:color w:val="1A1A1A"/>
            <w:sz w:val="22"/>
            <w:szCs w:val="22"/>
          </w:rPr>
          <w:delText xml:space="preserve">. En caso de que dicha evaluación determine un costo adicional, éste deberá ser previamente cotizado y aprobado por escrito por EL CLIENTE., Sección I.4</w:delText>
        </w:r>
      </w:del>
      <w:ins w:id="383" w:author="LSSM" w:date="2026-09-10T12:00:00Z">
        <w:r>
          <w:rPr>
            <w:rFonts w:ascii="Liberation Serif" w:cs="Liberation Serif" w:eastAsia="Liberation Serif" w:hAnsi="Liberation Serif"/>
            <w:b w:val="false"/>
            <w:bCs w:val="false"/>
            <w:i w:val="false"/>
            <w:iCs w:val="false"/>
            <w:color w:val="1A1A1A"/>
            <w:sz w:val="22"/>
            <w:szCs w:val="22"/>
          </w:rPr>
          <w:t xml:space="preserve">; su costo se estimará a la tarifa horaria de la Cláusula Sexta o, si constituye un Desarrollo Mayor, mediante cotización, y se ejecutará solo con la aprobación previa y por escrito de EL CLIENTE</w:t>
        </w:r>
      </w:ins>
      <w:r>
        <w:rPr>
          <w:rFonts w:ascii="Liberation Serif" w:cs="Liberation Serif" w:eastAsia="Liberation Serif" w:hAnsi="Liberation Serif"/>
          <w:b w:val="false"/>
          <w:bCs w:val="false"/>
          <w:i w:val="false"/>
          <w:iCs w:val="false"/>
          <w:color w:val="1A1A1A"/>
          <w:sz w:val="22"/>
          <w:szCs w:val="22"/>
        </w:rPr>
        <w:t xml:space="preserve">; EL PRESTADOR informará en un plazo no mayor a 24 horas el impacto en las fechas. </w:t>
      </w:r>
      <w:del w:id="384" w:author="LSSM" w:date="2026-09-10T12:00:00Z">
        <w:r>
          <w:rPr>
            <w:rFonts w:ascii="Liberation Serif" w:cs="Liberation Serif" w:eastAsia="Liberation Serif" w:hAnsi="Liberation Serif"/>
            <w:b w:val="false"/>
            <w:bCs w:val="false"/>
            <w:i w:val="false"/>
            <w:iCs w:val="false"/>
            <w:color w:val="1A1A1A"/>
            <w:sz w:val="22"/>
            <w:szCs w:val="22"/>
          </w:rPr>
          <w:delText xml:space="preserve">EL CLIENTE contará con un plazo de 10 (diez) días hábiles siguientes a la entrega para realizar las pruebas y validaciones correspondientes y, en su caso, comunicar por escrito las observaciones o incidencias detectadas</w:delText>
        </w:r>
      </w:del>
      <w:ins w:id="385" w:author="LSSM" w:date="2026-09-10T12:00:00Z">
        <w:r>
          <w:rPr>
            <w:rFonts w:ascii="Liberation Serif" w:cs="Liberation Serif" w:eastAsia="Liberation Serif" w:hAnsi="Liberation Serif"/>
            <w:b w:val="false"/>
            <w:bCs w:val="false"/>
            <w:i w:val="false"/>
            <w:iCs w:val="false"/>
            <w:color w:val="1A1A1A"/>
            <w:sz w:val="22"/>
            <w:szCs w:val="22"/>
          </w:rPr>
          <w:t xml:space="preserve">Los valores por etapa del Anexo Dos, Sección I.4, sirven para valuar los entregables del Proyecto A en los supuestos de esta Cláusula y de la Cláusula Vigésima Segunda. Para los Proyectos B y C se utilizarán los entregables identificados en su Addendum y su valuación conforme a la Cláusula Octava, Sección VI</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No aprobación final del proyecto.</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Causas imputables a EL PRESTADOR.</w:t>
      </w:r>
      <w:r>
        <w:rPr>
          <w:rFonts w:ascii="Liberation Serif" w:cs="Liberation Serif" w:eastAsia="Liberation Serif" w:hAnsi="Liberation Serif"/>
          <w:b w:val="false"/>
          <w:bCs w:val="false"/>
          <w:i w:val="false"/>
          <w:iCs w:val="false"/>
          <w:color w:val="1A1A1A"/>
          <w:sz w:val="22"/>
          <w:szCs w:val="22"/>
        </w:rPr>
        <w:t xml:space="preserve"> Si al término de un proyecto éste </w:t>
      </w:r>
      <w:r>
        <w:rPr>
          <w:rFonts w:ascii="Liberation Serif" w:cs="Liberation Serif" w:eastAsia="Liberation Serif" w:hAnsi="Liberation Serif"/>
          <w:b/>
          <w:bCs/>
          <w:i w:val="false"/>
          <w:iCs w:val="false"/>
          <w:color w:val="1A1A1A"/>
          <w:sz w:val="22"/>
          <w:szCs w:val="22"/>
        </w:rPr>
        <w:t xml:space="preserve">no obtiene la aprobación final de EL CLIENTE por causas imputables a EL PRESTADOR</w:t>
      </w:r>
      <w:r>
        <w:rPr>
          <w:rFonts w:ascii="Liberation Serif" w:cs="Liberation Serif" w:eastAsia="Liberation Serif" w:hAnsi="Liberation Serif"/>
          <w:b w:val="false"/>
          <w:bCs w:val="false"/>
          <w:i w:val="false"/>
          <w:iCs w:val="false"/>
          <w:color w:val="1A1A1A"/>
          <w:sz w:val="22"/>
          <w:szCs w:val="22"/>
        </w:rPr>
        <w:t xml:space="preserve"> —de manera</w:t>
      </w:r>
      <w:del w:id="386" w:author="LSSM" w:date="2026-09-10T12:00:00Z">
        <w:r>
          <w:rPr>
            <w:rFonts w:ascii="Liberation Serif" w:cs="Liberation Serif" w:eastAsia="Liberation Serif" w:hAnsi="Liberation Serif"/>
            <w:b w:val="false"/>
            <w:bCs w:val="false"/>
            <w:i w:val="false"/>
            <w:iCs w:val="false"/>
            <w:color w:val="1A1A1A"/>
            <w:sz w:val="22"/>
            <w:szCs w:val="22"/>
          </w:rPr>
          <w:delText xml:space="preserve"> enunciativa, más no</w:delText>
        </w:r>
      </w:del>
      <w:r>
        <w:rPr>
          <w:rFonts w:ascii="Liberation Serif" w:cs="Liberation Serif" w:eastAsia="Liberation Serif" w:hAnsi="Liberation Serif"/>
          <w:b w:val="false"/>
          <w:bCs w:val="false"/>
          <w:i w:val="false"/>
          <w:iCs w:val="false"/>
          <w:color w:val="1A1A1A"/>
          <w:sz w:val="22"/>
          <w:szCs w:val="22"/>
        </w:rPr>
        <w:t xml:space="preserve"> limitativa: el incumplimiento de los </w:t>
      </w:r>
      <w:r>
        <w:rPr>
          <w:rFonts w:ascii="Liberation Serif" w:cs="Liberation Serif" w:eastAsia="Liberation Serif" w:hAnsi="Liberation Serif"/>
          <w:b/>
          <w:bCs/>
          <w:i w:val="false"/>
          <w:iCs w:val="false"/>
          <w:color w:val="1A1A1A"/>
          <w:sz w:val="22"/>
          <w:szCs w:val="22"/>
        </w:rPr>
        <w:t xml:space="preserve">KPIs de implementación comprometidos del Anexo Dos, Sección IV</w:t>
      </w:r>
      <w:r>
        <w:rPr>
          <w:rFonts w:ascii="Liberation Serif" w:cs="Liberation Serif" w:eastAsia="Liberation Serif" w:hAnsi="Liberation Serif"/>
          <w:b w:val="false"/>
          <w:bCs w:val="false"/>
          <w:i w:val="false"/>
          <w:iCs w:val="false"/>
          <w:color w:val="1A1A1A"/>
          <w:sz w:val="22"/>
          <w:szCs w:val="22"/>
        </w:rPr>
        <w:t xml:space="preserve"> (con excepción del KPI de cobertura de keywords unbranded, cuyo régimen de medición y remedio se rige exclusivamente por dicha Sección); defectos funcionales críticos no corregidos; el incumplimiento de los estándares de accesibilidad y desempeño pactados; o el abandono injustificado del proyecto—, EL PRESTADOR </w:t>
      </w:r>
      <w:commentRangeStart w:id="47"/>
      <w:ins w:id="387" w:author="LSSM" w:date="2026-09-10T12:00:00Z">
        <w:r>
          <w:rPr>
            <w:rFonts w:ascii="Liberation Serif" w:cs="Liberation Serif" w:eastAsia="Liberation Serif" w:hAnsi="Liberation Serif"/>
            <w:b w:val="false"/>
            <w:bCs w:val="false"/>
            <w:i w:val="false"/>
            <w:iCs w:val="false"/>
            <w:color w:val="1A1A1A"/>
            <w:sz w:val="22"/>
            <w:szCs w:val="22"/>
          </w:rPr>
          <w:t xml:space="preserve">presentará el plan de remediación de la Cláusula Décima Quinta con un plazo de subsanación no menor a 15 (quince) días hábiles; si no lo presenta, o si vencido el plazo el incumplimiento subsiste, </w:t>
        </w:r>
      </w:ins>
      <w:commentRangeEnd w:id="47"/>
      <w:r>
        <w:commentReference w:id="47"/>
      </w:r>
      <w:r>
        <w:rPr>
          <w:rFonts w:ascii="Liberation Serif" w:cs="Liberation Serif" w:eastAsia="Liberation Serif" w:hAnsi="Liberation Serif"/>
          <w:b w:val="false"/>
          <w:bCs w:val="false"/>
          <w:i w:val="false"/>
          <w:iCs w:val="false"/>
          <w:color w:val="1A1A1A"/>
          <w:sz w:val="22"/>
          <w:szCs w:val="22"/>
        </w:rPr>
        <w:t xml:space="preserve">devolverá a EL CLIENTE las cantidades recibidas por </w:t>
      </w:r>
      <w:del w:id="388" w:author="LSSM" w:date="2026-09-10T12:00:00Z">
        <w:r>
          <w:rPr>
            <w:rFonts w:ascii="Liberation Serif" w:cs="Liberation Serif" w:eastAsia="Liberation Serif" w:hAnsi="Liberation Serif"/>
            <w:b w:val="false"/>
            <w:bCs w:val="false"/>
            <w:i w:val="false"/>
            <w:iCs w:val="false"/>
            <w:color w:val="1A1A1A"/>
            <w:sz w:val="22"/>
            <w:szCs w:val="22"/>
          </w:rPr>
          <w:delText xml:space="preserve">el</w:delText>
        </w:r>
      </w:del>
      <w:ins w:id="389" w:author="LSSM" w:date="2026-09-10T12:00:00Z">
        <w:r>
          <w:rPr>
            <w:rFonts w:ascii="Liberation Serif" w:cs="Liberation Serif" w:eastAsia="Liberation Serif" w:hAnsi="Liberation Serif"/>
            <w:b w:val="false"/>
            <w:bCs w:val="false"/>
            <w:i w:val="false"/>
            <w:iCs w:val="false"/>
            <w:color w:val="1A1A1A"/>
            <w:sz w:val="22"/>
            <w:szCs w:val="22"/>
          </w:rPr>
          <w:t xml:space="preserve">ese</w:t>
        </w:r>
      </w:ins>
      <w:r>
        <w:rPr>
          <w:rFonts w:ascii="Liberation Serif" w:cs="Liberation Serif" w:eastAsia="Liberation Serif" w:hAnsi="Liberation Serif"/>
          <w:b w:val="false"/>
          <w:bCs w:val="false"/>
          <w:i w:val="false"/>
          <w:iCs w:val="false"/>
          <w:color w:val="1A1A1A"/>
          <w:sz w:val="22"/>
          <w:szCs w:val="22"/>
        </w:rPr>
        <w:t xml:space="preserve"> proyecto </w:t>
      </w:r>
      <w:r>
        <w:rPr>
          <w:rFonts w:ascii="Liberation Serif" w:cs="Liberation Serif" w:eastAsia="Liberation Serif" w:hAnsi="Liberation Serif"/>
          <w:b/>
          <w:bCs/>
          <w:i w:val="false"/>
          <w:iCs w:val="false"/>
          <w:color w:val="1A1A1A"/>
          <w:sz w:val="22"/>
          <w:szCs w:val="22"/>
        </w:rPr>
        <w:t xml:space="preserve">en proporción a los entregables no aprobados, hasta por el monto efectivamente recibido por </w:t>
      </w:r>
      <w:del w:id="390" w:author="LSSM" w:date="2026-09-10T12:00:00Z">
        <w:r>
          <w:rPr>
            <w:rFonts w:ascii="Liberation Serif" w:cs="Liberation Serif" w:eastAsia="Liberation Serif" w:hAnsi="Liberation Serif"/>
            <w:b w:val="false"/>
            <w:bCs w:val="false"/>
            <w:i w:val="false"/>
            <w:iCs w:val="false"/>
            <w:color w:val="1A1A1A"/>
            <w:sz w:val="22"/>
            <w:szCs w:val="22"/>
          </w:rPr>
          <w:delText xml:space="preserve">dicho</w:delText>
        </w:r>
      </w:del>
      <w:ins w:id="391" w:author="LSSM" w:date="2026-09-10T12:00:00Z">
        <w:r>
          <w:rPr>
            <w:rFonts w:ascii="Liberation Serif" w:cs="Liberation Serif" w:eastAsia="Liberation Serif" w:hAnsi="Liberation Serif"/>
            <w:b/>
            <w:bCs/>
            <w:i w:val="false"/>
            <w:iCs w:val="false"/>
            <w:color w:val="1A1A1A"/>
            <w:sz w:val="22"/>
            <w:szCs w:val="22"/>
          </w:rPr>
          <w:t xml:space="preserve">ese</w:t>
        </w:r>
      </w:ins>
      <w:r>
        <w:rPr>
          <w:rFonts w:ascii="Liberation Serif" w:cs="Liberation Serif" w:eastAsia="Liberation Serif" w:hAnsi="Liberation Serif"/>
          <w:b/>
          <w:bCs/>
          <w:i w:val="false"/>
          <w:iCs w:val="false"/>
          <w:color w:val="1A1A1A"/>
          <w:sz w:val="22"/>
          <w:szCs w:val="22"/>
        </w:rPr>
        <w:t xml:space="preserve"> proyecto, dentro de los </w:t>
      </w:r>
      <w:del w:id="392" w:author="LSSM" w:date="2026-09-10T12:00:00Z">
        <w:r>
          <w:rPr>
            <w:rFonts w:ascii="Liberation Serif" w:cs="Liberation Serif" w:eastAsia="Liberation Serif" w:hAnsi="Liberation Serif"/>
            <w:b w:val="false"/>
            <w:bCs w:val="false"/>
            <w:i w:val="false"/>
            <w:iCs w:val="false"/>
            <w:color w:val="1A1A1A"/>
            <w:sz w:val="22"/>
            <w:szCs w:val="22"/>
          </w:rPr>
          <w:delText xml:space="preserve">10 (diez</w:delText>
        </w:r>
      </w:del>
      <w:ins w:id="393" w:author="LSSM" w:date="2026-09-10T12:00:00Z">
        <w:r>
          <w:rPr>
            <w:rFonts w:ascii="Liberation Serif" w:cs="Liberation Serif" w:eastAsia="Liberation Serif" w:hAnsi="Liberation Serif"/>
            <w:b/>
            <w:bCs/>
            <w:i w:val="false"/>
            <w:iCs w:val="false"/>
            <w:color w:val="1A1A1A"/>
            <w:sz w:val="22"/>
            <w:szCs w:val="22"/>
          </w:rPr>
          <w:t xml:space="preserve">30 (treinta</w:t>
        </w:r>
      </w:ins>
      <w:r>
        <w:rPr>
          <w:rFonts w:ascii="Liberation Serif" w:cs="Liberation Serif" w:eastAsia="Liberation Serif" w:hAnsi="Liberation Serif"/>
          <w:b/>
          <w:bCs/>
          <w:i w:val="false"/>
          <w:iCs w:val="false"/>
          <w:color w:val="1A1A1A"/>
          <w:sz w:val="22"/>
          <w:szCs w:val="22"/>
        </w:rPr>
        <w:t xml:space="preserve">) días naturales</w:t>
      </w:r>
      <w:r>
        <w:rPr>
          <w:rFonts w:ascii="Liberation Serif" w:cs="Liberation Serif" w:eastAsia="Liberation Serif" w:hAnsi="Liberation Serif"/>
          <w:b w:val="false"/>
          <w:bCs w:val="false"/>
          <w:i w:val="false"/>
          <w:iCs w:val="false"/>
          <w:color w:val="1A1A1A"/>
          <w:sz w:val="22"/>
          <w:szCs w:val="22"/>
        </w:rPr>
        <w:t xml:space="preserve"> siguientes</w:t>
      </w:r>
      <w:del w:id="394" w:author="LSSM" w:date="2026-09-10T12:00:00Z">
        <w:r>
          <w:rPr>
            <w:rFonts w:ascii="Liberation Serif" w:cs="Liberation Serif" w:eastAsia="Liberation Serif" w:hAnsi="Liberation Serif"/>
            <w:b w:val="false"/>
            <w:bCs w:val="false"/>
            <w:i w:val="false"/>
            <w:iCs w:val="false"/>
            <w:color w:val="1A1A1A"/>
            <w:sz w:val="22"/>
            <w:szCs w:val="22"/>
          </w:rPr>
          <w:delText xml:space="preserve"> a la notificación de no aprobación, cuando los entregables no cumplan con los tiempos, especificaciones o calidad acordados y EL PRESTADOR no subsane el incumplimiento dentro del plazo establecido. En caso de que EL PRESTADOR acepte corregir los incumplimientos, deberá establecerse un plazo máximo de 10 (diez) días naturales para la subsanación, salvo que EL CLIENTE autorice expresamente y por escrito un plazo distinto. Si dicho plazo vence sin que el incumplimiento haya sido subsanado satisfactoriamente, procederá la devolución correspondiente</w:delText>
        </w:r>
      </w:del>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Toda devolución queda condicionada al cese de uso y baja de producción, por EL CLIENTE, de los entregables del proyecto de que se trate; los componentes que EL CLIENTE decida conservar en operación se descontarán de la devolución conforme a su valor de la Cláusula Octava, Sección VI. La devolución así determinada constituye el remedio único y total por la no aprobación final del proyecto</w:t>
      </w:r>
      <w:ins w:id="395" w:author="LSSM" w:date="2026-09-10T12:00:00Z">
        <w:r>
          <w:rPr>
            <w:rFonts w:ascii="Liberation Serif" w:cs="Liberation Serif" w:eastAsia="Liberation Serif" w:hAnsi="Liberation Serif"/>
            <w:b/>
            <w:bCs/>
            <w:i w:val="false"/>
            <w:iCs w:val="false"/>
            <w:color w:val="1A1A1A"/>
            <w:sz w:val="22"/>
            <w:szCs w:val="22"/>
          </w:rPr>
          <w:t xml:space="preserve">, y </w:t>
        </w:r>
      </w:ins>
      <w:commentRangeStart w:id="48"/>
      <w:ins w:id="396" w:author="LSSM" w:date="2026-09-10T12:00:00Z">
        <w:r>
          <w:rPr>
            <w:rFonts w:ascii="Liberation Serif" w:cs="Liberation Serif" w:eastAsia="Liberation Serif" w:hAnsi="Liberation Serif"/>
            <w:b w:val="false"/>
            <w:bCs w:val="false"/>
            <w:i w:val="false"/>
            <w:iCs w:val="false"/>
            <w:color w:val="1A1A1A"/>
            <w:sz w:val="22"/>
            <w:szCs w:val="22"/>
          </w:rPr>
          <w:t xml:space="preserve">queda comprendida en el tope único de la Cláusula Vigésima, sin ser adicional a él</w:t>
        </w:r>
      </w:ins>
      <w:commentRangeEnd w:id="48"/>
      <w:r>
        <w:commentReference w:id="48"/>
      </w:r>
      <w:r>
        <w:rPr>
          <w:rFonts w:ascii="Liberation Serif" w:cs="Liberation Serif" w:eastAsia="Liberation Serif" w:hAnsi="Liberation Serif"/>
          <w:b/>
          <w:bCs/>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Problemas de la infraestructura o insumos de EL CLIENTE.</w:t>
      </w:r>
      <w:r>
        <w:rPr>
          <w:rFonts w:ascii="Liberation Serif" w:cs="Liberation Serif" w:eastAsia="Liberation Serif" w:hAnsi="Liberation Serif"/>
          <w:b w:val="false"/>
          <w:bCs w:val="false"/>
          <w:i w:val="false"/>
          <w:iCs w:val="false"/>
          <w:color w:val="1A1A1A"/>
          <w:sz w:val="22"/>
          <w:szCs w:val="22"/>
        </w:rPr>
        <w:t xml:space="preserve"> Si la no aprobación final deriva de </w:t>
      </w:r>
      <w:r>
        <w:rPr>
          <w:rFonts w:ascii="Liberation Serif" w:cs="Liberation Serif" w:eastAsia="Liberation Serif" w:hAnsi="Liberation Serif"/>
          <w:b/>
          <w:bCs/>
          <w:i w:val="false"/>
          <w:iCs w:val="false"/>
          <w:color w:val="1A1A1A"/>
          <w:sz w:val="22"/>
          <w:szCs w:val="22"/>
        </w:rPr>
        <w:t xml:space="preserve">problemas de la infraestructura o de los insumos a cargo de EL CLIENTE</w:t>
      </w:r>
      <w:r>
        <w:rPr>
          <w:rFonts w:ascii="Liberation Serif" w:cs="Liberation Serif" w:eastAsia="Liberation Serif" w:hAnsi="Liberation Serif"/>
          <w:b w:val="false"/>
          <w:bCs w:val="false"/>
          <w:i w:val="false"/>
          <w:iCs w:val="false"/>
          <w:color w:val="1A1A1A"/>
          <w:sz w:val="22"/>
          <w:szCs w:val="22"/>
        </w:rPr>
        <w:t xml:space="preserve"> —de manera enunciativa</w:t>
      </w:r>
      <w:ins w:id="397" w:author="LSSM" w:date="2026-09-10T12:00:00Z">
        <w:r>
          <w:rPr>
            <w:rFonts w:ascii="Liberation Serif" w:cs="Liberation Serif" w:eastAsia="Liberation Serif" w:hAnsi="Liberation Serif"/>
            <w:b w:val="false"/>
            <w:bCs w:val="false"/>
            <w:i w:val="false"/>
            <w:iCs w:val="false"/>
            <w:color w:val="1A1A1A"/>
            <w:sz w:val="22"/>
            <w:szCs w:val="22"/>
          </w:rPr>
          <w:t xml:space="preserve">, no limitativa</w:t>
        </w:r>
      </w:ins>
      <w:r>
        <w:rPr>
          <w:rFonts w:ascii="Liberation Serif" w:cs="Liberation Serif" w:eastAsia="Liberation Serif" w:hAnsi="Liberation Serif"/>
          <w:b w:val="false"/>
          <w:bCs w:val="false"/>
          <w:i w:val="false"/>
          <w:iCs w:val="false"/>
          <w:color w:val="1A1A1A"/>
          <w:sz w:val="22"/>
          <w:szCs w:val="22"/>
        </w:rPr>
        <w:t xml:space="preserve">: la indisponibilidad o insuficiencia del servidor y la infraestructura de hospedaje del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las fallas, los cambios no avisados o la indisponibilidad del API del CRM; las credenciales o accesos no entregados o revocados; la indisponibilidad del ambiente de pruebas; el dominio o el DNS inaccesibles; o los bloqueos de seguridad corporativa de EL CLIENTE—, EL CLIENTE pagará a EL PRESTADOR </w:t>
      </w:r>
      <w:r>
        <w:rPr>
          <w:rFonts w:ascii="Liberation Serif" w:cs="Liberation Serif" w:eastAsia="Liberation Serif" w:hAnsi="Liberation Serif"/>
          <w:b/>
          <w:bCs/>
          <w:i w:val="false"/>
          <w:iCs w:val="false"/>
          <w:color w:val="1A1A1A"/>
          <w:sz w:val="22"/>
          <w:szCs w:val="22"/>
        </w:rPr>
        <w:t xml:space="preserve">la contraprestación devengada conforme al avance </w:t>
      </w:r>
      <w:del w:id="398" w:author="LSSM" w:date="2026-09-10T12:00:00Z">
        <w:r>
          <w:rPr>
            <w:rFonts w:ascii="Liberation Serif" w:cs="Liberation Serif" w:eastAsia="Liberation Serif" w:hAnsi="Liberation Serif"/>
            <w:b w:val="false"/>
            <w:bCs w:val="false"/>
            <w:i w:val="false"/>
            <w:iCs w:val="false"/>
            <w:color w:val="1A1A1A"/>
            <w:sz w:val="22"/>
            <w:szCs w:val="22"/>
          </w:rPr>
          <w:delText xml:space="preserve">real y comprobable del proyecto</w:delText>
        </w:r>
      </w:del>
      <w:commentRangeStart w:id="49"/>
      <w:ins w:id="399" w:author="LSSM" w:date="2026-09-10T12:00:00Z">
        <w:r>
          <w:rPr>
            <w:rFonts w:ascii="Liberation Serif" w:cs="Liberation Serif" w:eastAsia="Liberation Serif" w:hAnsi="Liberation Serif"/>
            <w:b/>
            <w:bCs/>
            <w:i w:val="false"/>
            <w:iCs w:val="false"/>
            <w:color w:val="1A1A1A"/>
            <w:sz w:val="22"/>
            <w:szCs w:val="22"/>
          </w:rPr>
          <w:t xml:space="preserve">del proyecto, valuado con los hitos y valores por etapa del Anexo Dos, Sección I.4, para el Proyecto A, o con los entregables identificados en su Addendum y su valuación de la Cláusula Octava, Sección VI, para los Proyectos B y C, más los gastos directos documentados en que EL PRESTADOR haya incurrido, incluyendo las etapas del proyecto que ya se encuentren en producción aunque no hayan sido entregadas formalmente</w:t>
        </w:r>
      </w:ins>
      <w:commentRangeEnd w:id="49"/>
      <w:r>
        <w:commentReference w:id="49"/>
      </w:r>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PRIMERA. Prestación de los Servicios e infraestructura.</w:t>
      </w:r>
      <w:r>
        <w:rPr>
          <w:rFonts w:ascii="Liberation Serif" w:cs="Liberation Serif" w:eastAsia="Liberation Serif" w:hAnsi="Liberation Serif"/>
          <w:b w:val="false"/>
          <w:bCs w:val="false"/>
          <w:i w:val="false"/>
          <w:iCs w:val="false"/>
          <w:color w:val="1A1A1A"/>
          <w:sz w:val="22"/>
          <w:szCs w:val="22"/>
        </w:rPr>
        <w:t xml:space="preserve"> EL PRESTADOR determinará unilateralmente, con elementos propios, al personal con el que prestará los Servicios</w:t>
      </w:r>
      <w:commentRangeStart w:id="50"/>
      <w:ins w:id="400" w:author="LSSM" w:date="2026-09-10T12:00:00Z">
        <w:r>
          <w:rPr>
            <w:rFonts w:ascii="Liberation Serif" w:cs="Liberation Serif" w:eastAsia="Liberation Serif" w:hAnsi="Liberation Serif"/>
            <w:b w:val="false"/>
            <w:bCs w:val="false"/>
            <w:i w:val="false"/>
            <w:iCs w:val="false"/>
            <w:color w:val="1A1A1A"/>
            <w:sz w:val="22"/>
            <w:szCs w:val="22"/>
          </w:rPr>
          <w:t xml:space="preserve">, sin que ningún colaborador de EL PRESTADOR quede a disposición ni bajo la dirección de EL CLIENTE</w:t>
        </w:r>
      </w:ins>
      <w:commentRangeEnd w:id="50"/>
      <w:r>
        <w:commentReference w:id="50"/>
      </w:r>
      <w:r>
        <w:rPr>
          <w:rFonts w:ascii="Liberation Serif" w:cs="Liberation Serif" w:eastAsia="Liberation Serif" w:hAnsi="Liberation Serif"/>
          <w:b w:val="false"/>
          <w:bCs w:val="false"/>
          <w:i w:val="false"/>
          <w:iCs w:val="false"/>
          <w:color w:val="1A1A1A"/>
          <w:sz w:val="22"/>
          <w:szCs w:val="22"/>
        </w:rPr>
        <w:t xml:space="preserve">. Las Partes reconocen que EL PRESTADOR </w:t>
      </w:r>
      <w:r>
        <w:rPr>
          <w:rFonts w:ascii="Liberation Serif" w:cs="Liberation Serif" w:eastAsia="Liberation Serif" w:hAnsi="Liberation Serif"/>
          <w:b/>
          <w:bCs/>
          <w:i w:val="false"/>
          <w:iCs w:val="false"/>
          <w:color w:val="1A1A1A"/>
          <w:sz w:val="22"/>
          <w:szCs w:val="22"/>
        </w:rPr>
        <w:t xml:space="preserve">deberá adaptarse e integrarse con la infraestructura tecnológica actual de EL CLIENTE, </w:t>
      </w:r>
      <w:del w:id="401" w:author="LSSM" w:date="2026-09-10T12:00:00Z">
        <w:r>
          <w:rPr>
            <w:rFonts w:ascii="Liberation Serif" w:cs="Liberation Serif" w:eastAsia="Liberation Serif" w:hAnsi="Liberation Serif"/>
            <w:b w:val="false"/>
            <w:bCs w:val="false"/>
            <w:i w:val="false"/>
            <w:iCs w:val="false"/>
            <w:color w:val="1A1A1A"/>
            <w:sz w:val="22"/>
            <w:szCs w:val="22"/>
          </w:rPr>
          <w:delText xml:space="preserve">la cual</w:delText>
        </w:r>
      </w:del>
      <w:ins w:id="402" w:author="LSSM" w:date="2026-09-10T12:00:00Z">
        <w:r>
          <w:rPr>
            <w:rFonts w:ascii="Liberation Serif" w:cs="Liberation Serif" w:eastAsia="Liberation Serif" w:hAnsi="Liberation Serif"/>
            <w:b/>
            <w:bCs/>
            <w:i w:val="false"/>
            <w:iCs w:val="false"/>
            <w:color w:val="1A1A1A"/>
            <w:sz w:val="22"/>
            <w:szCs w:val="22"/>
          </w:rPr>
          <w:t xml:space="preserve">dentro del alcance pactado y conforme al procedimiento de definición y control de cambios del Anexo Uno</w:t>
        </w:r>
      </w:ins>
      <w:ins w:id="403" w:author="LSSM" w:date="2026-09-10T12:00:00Z">
        <w:r>
          <w:rPr>
            <w:rFonts w:ascii="Liberation Serif" w:cs="Liberation Serif" w:eastAsia="Liberation Serif" w:hAnsi="Liberation Serif"/>
            <w:b w:val="false"/>
            <w:bCs w:val="false"/>
            <w:i w:val="false"/>
            <w:iCs w:val="false"/>
            <w:color w:val="1A1A1A"/>
            <w:sz w:val="22"/>
            <w:szCs w:val="22"/>
          </w:rPr>
          <w:t xml:space="preserve">; dicha infraestructura</w:t>
        </w:r>
      </w:ins>
      <w:r>
        <w:rPr>
          <w:rFonts w:ascii="Liberation Serif" w:cs="Liberation Serif" w:eastAsia="Liberation Serif" w:hAnsi="Liberation Serif"/>
          <w:b w:val="false"/>
          <w:bCs w:val="false"/>
          <w:i w:val="false"/>
          <w:iCs w:val="false"/>
          <w:color w:val="1A1A1A"/>
          <w:sz w:val="22"/>
          <w:szCs w:val="22"/>
        </w:rPr>
        <w:t xml:space="preserve"> permanece bajo control de EL CLIENTE conforme al </w:t>
      </w:r>
      <w:del w:id="404" w:author="LSSM" w:date="2026-09-10T12:00:00Z">
        <w:r>
          <w:rPr>
            <w:rFonts w:ascii="Liberation Serif" w:cs="Liberation Serif" w:eastAsia="Liberation Serif" w:hAnsi="Liberation Serif"/>
            <w:b w:val="false"/>
            <w:bCs w:val="false"/>
            <w:i w:val="false"/>
            <w:iCs w:val="false"/>
            <w:color w:val="1A1A1A"/>
            <w:sz w:val="22"/>
            <w:szCs w:val="22"/>
          </w:rPr>
          <w:delText xml:space="preserve">Anexo Uno; al cierre</w:delText>
        </w:r>
      </w:del>
      <w:commentRangeStart w:id="52"/>
      <w:ins w:id="405" w:author="LSSM" w:date="2026-09-10T12:00:00Z">
        <w:r>
          <w:rPr>
            <w:rFonts w:ascii="Liberation Serif" w:cs="Liberation Serif" w:eastAsia="Liberation Serif" w:hAnsi="Liberation Serif"/>
            <w:b w:val="false"/>
            <w:bCs w:val="false"/>
            <w:i w:val="false"/>
            <w:iCs w:val="false"/>
            <w:color w:val="1A1A1A"/>
            <w:sz w:val="22"/>
            <w:szCs w:val="22"/>
          </w:rPr>
          <w:t xml:space="preserve">mismo Anexo. Al cierre y contra los pagos que correspondan</w:t>
        </w:r>
      </w:ins>
      <w:r>
        <w:rPr>
          <w:rFonts w:ascii="Liberation Serif" w:cs="Liberation Serif" w:eastAsia="Liberation Serif" w:hAnsi="Liberation Serif"/>
          <w:b w:val="false"/>
          <w:bCs w:val="false"/>
          <w:i w:val="false"/>
          <w:iCs w:val="false"/>
          <w:color w:val="1A1A1A"/>
          <w:sz w:val="22"/>
          <w:szCs w:val="22"/>
        </w:rPr>
        <w:t xml:space="preserve">, EL CLIENTE </w:t>
      </w:r>
      <w:del w:id="406" w:author="LSSM" w:date="2026-09-10T12:00:00Z">
        <w:r>
          <w:rPr>
            <w:rFonts w:ascii="Liberation Serif" w:cs="Liberation Serif" w:eastAsia="Liberation Serif" w:hAnsi="Liberation Serif"/>
            <w:b w:val="false"/>
            <w:bCs w:val="false"/>
            <w:i w:val="false"/>
            <w:iCs w:val="false"/>
            <w:color w:val="1A1A1A"/>
            <w:sz w:val="22"/>
            <w:szCs w:val="22"/>
          </w:rPr>
          <w:delText xml:space="preserve">conserva</w:delText>
        </w:r>
      </w:del>
      <w:ins w:id="407" w:author="LSSM" w:date="2026-09-10T12:00:00Z">
        <w:r>
          <w:rPr>
            <w:rFonts w:ascii="Liberation Serif" w:cs="Liberation Serif" w:eastAsia="Liberation Serif" w:hAnsi="Liberation Serif"/>
            <w:b w:val="false"/>
            <w:bCs w:val="false"/>
            <w:i w:val="false"/>
            <w:iCs w:val="false"/>
            <w:color w:val="1A1A1A"/>
            <w:sz w:val="22"/>
            <w:szCs w:val="22"/>
          </w:rPr>
          <w:t xml:space="preserve">recibirá</w:t>
        </w:r>
      </w:ins>
      <w:r>
        <w:rPr>
          <w:rFonts w:ascii="Liberation Serif" w:cs="Liberation Serif" w:eastAsia="Liberation Serif" w:hAnsi="Liberation Serif"/>
          <w:b w:val="false"/>
          <w:bCs w:val="false"/>
          <w:i w:val="false"/>
          <w:iCs w:val="false"/>
          <w:color w:val="1A1A1A"/>
          <w:sz w:val="22"/>
          <w:szCs w:val="22"/>
        </w:rPr>
        <w:t xml:space="preserve"> el código fuente, los repositorios</w:t>
      </w:r>
      <w:commentRangeEnd w:id="52"/>
      <w:r>
        <w:commentReference w:id="52"/>
      </w:r>
      <w:commentRangeStart w:id="51"/>
      <w:del w:id="408" w:author="LSSM" w:date="2026-09-10T12:00:00Z">
        <w:r>
          <w:rPr>
            <w:rFonts w:ascii="Liberation Serif" w:cs="Liberation Serif" w:eastAsia="Liberation Serif" w:hAnsi="Liberation Serif"/>
            <w:b w:val="false"/>
            <w:bCs w:val="false"/>
            <w:i w:val="false"/>
            <w:iCs w:val="false"/>
            <w:color w:val="1A1A1A"/>
            <w:sz w:val="22"/>
            <w:szCs w:val="22"/>
          </w:rPr>
          <w:delText xml:space="preserve"> y la continuidad operativa sin dependencia de EL PRESTADOR (ver Cláusula Décima Sexta). EL PRESTADOR indemnizará a EL CLIENTE por incumplimientos imputables a EL PRESTADOR.</w:delText>
        </w:r>
      </w:del>
      <w:commentRangeEnd w:id="51"/>
      <w:r>
        <w:commentReference w:id="51"/>
      </w:r>
      <w:ins w:id="409" w:author="LSSM" w:date="2026-09-10T12:00:00Z">
        <w:r>
          <w:rPr>
            <w:rFonts w:ascii="Liberation Serif" w:cs="Liberation Serif" w:eastAsia="Liberation Serif" w:hAnsi="Liberation Serif"/>
            <w:b w:val="false"/>
            <w:bCs w:val="false"/>
            <w:i w:val="false"/>
            <w:iCs w:val="false"/>
            <w:color w:val="1A1A1A"/>
            <w:sz w:val="22"/>
            <w:szCs w:val="22"/>
          </w:rPr>
          <w:t xml:space="preserve">, la documentación y las licencias previstos en las Cláusulas Novena y Décima Sexta y en el inventario del Anexo Dos, Sección V, para la operación y mantenimiento autónomos de los entregables, con las exclusiones de código fuente expresamente pactadas para los Componentes Preexistentes.</w:t>
        </w:r>
      </w:ins>
    </w:p>
    <w:p>
      <w:pPr>
        <w:spacing w:after="140" w:line="264"/>
        <w:jc w:val="both"/>
      </w:pPr>
      <w:r>
        <w:rPr>
          <w:rFonts w:ascii="Liberation Serif" w:cs="Liberation Serif" w:eastAsia="Liberation Serif" w:hAnsi="Liberation Serif"/>
          <w:b/>
          <w:bCs/>
          <w:i w:val="false"/>
          <w:iCs w:val="false"/>
          <w:color w:val="1A1A1A"/>
          <w:sz w:val="22"/>
          <w:szCs w:val="22"/>
        </w:rPr>
        <w:t xml:space="preserve">DÉCIMA SEGUNDA. Obligaciones de EL PRESTADOR.</w:t>
      </w:r>
      <w:r>
        <w:rPr>
          <w:rFonts w:ascii="Liberation Serif" w:cs="Liberation Serif" w:eastAsia="Liberation Serif" w:hAnsi="Liberation Serif"/>
          <w:b w:val="false"/>
          <w:bCs w:val="false"/>
          <w:i w:val="false"/>
          <w:iCs w:val="false"/>
          <w:color w:val="1A1A1A"/>
          <w:sz w:val="22"/>
          <w:szCs w:val="22"/>
        </w:rPr>
        <w:t xml:space="preserve"> Son obligaciones de EL PRESTADOR, cuyo incumplimiento </w:t>
      </w:r>
      <w:del w:id="410" w:author="LSSM" w:date="2026-09-10T12:00:00Z">
        <w:r>
          <w:rPr>
            <w:rFonts w:ascii="Liberation Serif" w:cs="Liberation Serif" w:eastAsia="Liberation Serif" w:hAnsi="Liberation Serif"/>
            <w:b w:val="false"/>
            <w:bCs w:val="false"/>
            <w:i w:val="false"/>
            <w:iCs w:val="false"/>
            <w:color w:val="1A1A1A"/>
            <w:sz w:val="22"/>
            <w:szCs w:val="22"/>
          </w:rPr>
          <w:delText xml:space="preserve">dará</w:delText>
        </w:r>
      </w:del>
      <w:ins w:id="411" w:author="LSSM" w:date="2026-09-10T12:00:00Z">
        <w:r>
          <w:rPr>
            <w:rFonts w:ascii="Liberation Serif" w:cs="Liberation Serif" w:eastAsia="Liberation Serif" w:hAnsi="Liberation Serif"/>
            <w:b w:val="false"/>
            <w:bCs w:val="false"/>
            <w:i w:val="false"/>
            <w:iCs w:val="false"/>
            <w:color w:val="1A1A1A"/>
            <w:sz w:val="22"/>
            <w:szCs w:val="22"/>
          </w:rPr>
          <w:t xml:space="preserve">da</w:t>
        </w:r>
      </w:ins>
      <w:r>
        <w:rPr>
          <w:rFonts w:ascii="Liberation Serif" w:cs="Liberation Serif" w:eastAsia="Liberation Serif" w:hAnsi="Liberation Serif"/>
          <w:b w:val="false"/>
          <w:bCs w:val="false"/>
          <w:i w:val="false"/>
          <w:iCs w:val="false"/>
          <w:color w:val="1A1A1A"/>
          <w:sz w:val="22"/>
          <w:szCs w:val="22"/>
        </w:rPr>
        <w:t xml:space="preserve"> lugar a las consecuencias previstas en la Cláusula Décima Quinta</w:t>
      </w:r>
      <w:del w:id="412" w:author="LSSM" w:date="2026-09-10T12:00:00Z">
        <w:r>
          <w:rPr>
            <w:rFonts w:ascii="Liberation Serif" w:cs="Liberation Serif" w:eastAsia="Liberation Serif" w:hAnsi="Liberation Serif"/>
            <w:b w:val="false"/>
            <w:bCs w:val="false"/>
            <w:i w:val="false"/>
            <w:iCs w:val="false"/>
            <w:color w:val="1A1A1A"/>
            <w:sz w:val="22"/>
            <w:szCs w:val="22"/>
          </w:rPr>
          <w:delText xml:space="preserve"> y demás aplicables del presente Contrato</w:delText>
        </w:r>
      </w:del>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commentRangeStart w:id="53"/>
      <w:r>
        <w:rPr>
          <w:rFonts w:ascii="Liberation Serif" w:cs="Liberation Serif" w:eastAsia="Liberation Serif" w:hAnsi="Liberation Serif"/>
          <w:b/>
          <w:bCs/>
          <w:i w:val="false"/>
          <w:iCs w:val="false"/>
          <w:color w:val="1A1A1A"/>
          <w:sz w:val="22"/>
          <w:szCs w:val="22"/>
        </w:rPr>
        <w:t xml:space="preserve">I. Indemnización.</w:t>
      </w:r>
      <w:commentRangeEnd w:id="53"/>
      <w:r>
        <w:commentReference w:id="53"/>
      </w:r>
      <w:r>
        <w:rPr>
          <w:rFonts w:ascii="Liberation Serif" w:cs="Liberation Serif" w:eastAsia="Liberation Serif" w:hAnsi="Liberation Serif"/>
          <w:b w:val="false"/>
          <w:bCs w:val="false"/>
          <w:i w:val="false"/>
          <w:iCs w:val="false"/>
          <w:color w:val="1A1A1A"/>
          <w:sz w:val="22"/>
          <w:szCs w:val="22"/>
        </w:rPr>
        <w:t xml:space="preserve"> Indemnizar y sacar en paz y a salvo a EL CLIENTE, sus funcionarios, empleados</w:t>
      </w:r>
      <w:del w:id="413" w:author="LSSM" w:date="2026-09-10T12:00:00Z">
        <w:r>
          <w:rPr>
            <w:rFonts w:ascii="Liberation Serif" w:cs="Liberation Serif" w:eastAsia="Liberation Serif" w:hAnsi="Liberation Serif"/>
            <w:b w:val="false"/>
            <w:bCs w:val="false"/>
            <w:i w:val="false"/>
            <w:iCs w:val="false"/>
            <w:color w:val="1A1A1A"/>
            <w:sz w:val="22"/>
            <w:szCs w:val="22"/>
          </w:rPr>
          <w:delText xml:space="preserve">, representantes y accionistas, de cualquier reclamación, demanda, sanción, multa, gasto (incluyendo honorarios razonables de abogados) o condena derivada</w:delText>
        </w:r>
      </w:del>
      <w:ins w:id="414" w:author="LSSM" w:date="2026-09-10T12:00:00Z">
        <w:r>
          <w:rPr>
            <w:rFonts w:ascii="Liberation Serif" w:cs="Liberation Serif" w:eastAsia="Liberation Serif" w:hAnsi="Liberation Serif"/>
            <w:b w:val="false"/>
            <w:bCs w:val="false"/>
            <w:i w:val="false"/>
            <w:iCs w:val="false"/>
            <w:color w:val="1A1A1A"/>
            <w:sz w:val="22"/>
            <w:szCs w:val="22"/>
          </w:rPr>
          <w:t xml:space="preserve"> y representantes, de las reclamaciones de terceros derivadas</w:t>
        </w:r>
      </w:ins>
      <w:r>
        <w:rPr>
          <w:rFonts w:ascii="Liberation Serif" w:cs="Liberation Serif" w:eastAsia="Liberation Serif" w:hAnsi="Liberation Serif"/>
          <w:b w:val="false"/>
          <w:bCs w:val="false"/>
          <w:i w:val="false"/>
          <w:iCs w:val="false"/>
          <w:color w:val="1A1A1A"/>
          <w:sz w:val="22"/>
          <w:szCs w:val="22"/>
        </w:rPr>
        <w:t xml:space="preserve"> de: (a</w:t>
      </w:r>
      <w:del w:id="415" w:author="LSSM" w:date="2026-09-10T12:00:00Z">
        <w:r>
          <w:rPr>
            <w:rFonts w:ascii="Liberation Serif" w:cs="Liberation Serif" w:eastAsia="Liberation Serif" w:hAnsi="Liberation Serif"/>
            <w:b w:val="false"/>
            <w:bCs w:val="false"/>
            <w:i w:val="false"/>
            <w:iCs w:val="false"/>
            <w:color w:val="1A1A1A"/>
            <w:sz w:val="22"/>
            <w:szCs w:val="22"/>
          </w:rPr>
          <w:delText xml:space="preserve">) la prestación de los Servicios; (b</w:delText>
        </w:r>
      </w:del>
      <w:r>
        <w:rPr>
          <w:rFonts w:ascii="Liberation Serif" w:cs="Liberation Serif" w:eastAsia="Liberation Serif" w:hAnsi="Liberation Serif"/>
          <w:b w:val="false"/>
          <w:bCs w:val="false"/>
          <w:i w:val="false"/>
          <w:iCs w:val="false"/>
          <w:color w:val="1A1A1A"/>
          <w:sz w:val="22"/>
          <w:szCs w:val="22"/>
        </w:rPr>
        <w:t xml:space="preserve">) el incumplimiento de EL PRESTADOR a las leyes aplicables; (</w:t>
      </w:r>
      <w:del w:id="416" w:author="LSSM" w:date="2026-09-10T12:00:00Z">
        <w:r>
          <w:rPr>
            <w:rFonts w:ascii="Liberation Serif" w:cs="Liberation Serif" w:eastAsia="Liberation Serif" w:hAnsi="Liberation Serif"/>
            <w:b w:val="false"/>
            <w:bCs w:val="false"/>
            <w:i w:val="false"/>
            <w:iCs w:val="false"/>
            <w:color w:val="1A1A1A"/>
            <w:sz w:val="22"/>
            <w:szCs w:val="22"/>
          </w:rPr>
          <w:delText xml:space="preserve">c</w:delText>
        </w:r>
      </w:del>
      <w:ins w:id="417" w:author="LSSM" w:date="2026-09-10T12:00:00Z">
        <w:r>
          <w:rPr>
            <w:rFonts w:ascii="Liberation Serif" w:cs="Liberation Serif" w:eastAsia="Liberation Serif" w:hAnsi="Liberation Serif"/>
            <w:b w:val="false"/>
            <w:bCs w:val="false"/>
            <w:i w:val="false"/>
            <w:iCs w:val="false"/>
            <w:color w:val="1A1A1A"/>
            <w:sz w:val="22"/>
            <w:szCs w:val="22"/>
          </w:rPr>
          <w:t xml:space="preserve">b</w:t>
        </w:r>
      </w:ins>
      <w:r>
        <w:rPr>
          <w:rFonts w:ascii="Liberation Serif" w:cs="Liberation Serif" w:eastAsia="Liberation Serif" w:hAnsi="Liberation Serif"/>
          <w:b w:val="false"/>
          <w:bCs w:val="false"/>
          <w:i w:val="false"/>
          <w:iCs w:val="false"/>
          <w:color w:val="1A1A1A"/>
          <w:sz w:val="22"/>
          <w:szCs w:val="22"/>
        </w:rPr>
        <w:t xml:space="preserve">) la infracción de derechos de propiedad intelectual de terceros</w:t>
      </w:r>
      <w:ins w:id="418" w:author="LSSM" w:date="2026-09-10T12:00:00Z">
        <w:r>
          <w:rPr>
            <w:rFonts w:ascii="Liberation Serif" w:cs="Liberation Serif" w:eastAsia="Liberation Serif" w:hAnsi="Liberation Serif"/>
            <w:b w:val="false"/>
            <w:bCs w:val="false"/>
            <w:i w:val="false"/>
            <w:iCs w:val="false"/>
            <w:color w:val="1A1A1A"/>
            <w:sz w:val="22"/>
            <w:szCs w:val="22"/>
          </w:rPr>
          <w:t xml:space="preserve"> por los entregables, en los términos de la Cláusula Décima Sexta</w:t>
        </w:r>
      </w:ins>
      <w:r>
        <w:rPr>
          <w:rFonts w:ascii="Liberation Serif" w:cs="Liberation Serif" w:eastAsia="Liberation Serif" w:hAnsi="Liberation Serif"/>
          <w:b w:val="false"/>
          <w:bCs w:val="false"/>
          <w:i w:val="false"/>
          <w:iCs w:val="false"/>
          <w:color w:val="1A1A1A"/>
          <w:sz w:val="22"/>
          <w:szCs w:val="22"/>
        </w:rPr>
        <w:t xml:space="preserve">; o (</w:t>
      </w:r>
      <w:del w:id="419" w:author="LSSM" w:date="2026-09-10T12:00:00Z">
        <w:r>
          <w:rPr>
            <w:rFonts w:ascii="Liberation Serif" w:cs="Liberation Serif" w:eastAsia="Liberation Serif" w:hAnsi="Liberation Serif"/>
            <w:b w:val="false"/>
            <w:bCs w:val="false"/>
            <w:i w:val="false"/>
            <w:iCs w:val="false"/>
            <w:color w:val="1A1A1A"/>
            <w:sz w:val="22"/>
            <w:szCs w:val="22"/>
          </w:rPr>
          <w:delText xml:space="preserve">d</w:delText>
        </w:r>
      </w:del>
      <w:ins w:id="420" w:author="LSSM" w:date="2026-09-10T12:00:00Z">
        <w:r>
          <w:rPr>
            <w:rFonts w:ascii="Liberation Serif" w:cs="Liberation Serif" w:eastAsia="Liberation Serif" w:hAnsi="Liberation Serif"/>
            <w:b w:val="false"/>
            <w:bCs w:val="false"/>
            <w:i w:val="false"/>
            <w:iCs w:val="false"/>
            <w:color w:val="1A1A1A"/>
            <w:sz w:val="22"/>
            <w:szCs w:val="22"/>
          </w:rPr>
          <w:t xml:space="preserve">c</w:t>
        </w:r>
      </w:ins>
      <w:r>
        <w:rPr>
          <w:rFonts w:ascii="Liberation Serif" w:cs="Liberation Serif" w:eastAsia="Liberation Serif" w:hAnsi="Liberation Serif"/>
          <w:b w:val="false"/>
          <w:bCs w:val="false"/>
          <w:i w:val="false"/>
          <w:iCs w:val="false"/>
          <w:color w:val="1A1A1A"/>
          <w:sz w:val="22"/>
          <w:szCs w:val="22"/>
        </w:rPr>
        <w:t xml:space="preserve">) actos u omisiones </w:t>
      </w:r>
      <w:del w:id="421" w:author="LSSM" w:date="2026-09-10T12:00:00Z">
        <w:r>
          <w:rPr>
            <w:rFonts w:ascii="Liberation Serif" w:cs="Liberation Serif" w:eastAsia="Liberation Serif" w:hAnsi="Liberation Serif"/>
            <w:b w:val="false"/>
            <w:bCs w:val="false"/>
            <w:i w:val="false"/>
            <w:iCs w:val="false"/>
            <w:color w:val="1A1A1A"/>
            <w:sz w:val="22"/>
            <w:szCs w:val="22"/>
          </w:rPr>
          <w:delText xml:space="preserve">negligentes, dolosos o culposos</w:delText>
        </w:r>
      </w:del>
      <w:ins w:id="422" w:author="LSSM" w:date="2026-09-10T12:00:00Z">
        <w:r>
          <w:rPr>
            <w:rFonts w:ascii="Liberation Serif" w:cs="Liberation Serif" w:eastAsia="Liberation Serif" w:hAnsi="Liberation Serif"/>
            <w:b w:val="false"/>
            <w:bCs w:val="false"/>
            <w:i w:val="false"/>
            <w:iCs w:val="false"/>
            <w:color w:val="1A1A1A"/>
            <w:sz w:val="22"/>
            <w:szCs w:val="22"/>
          </w:rPr>
          <w:t xml:space="preserve">dolosos o negligentes</w:t>
        </w:r>
      </w:ins>
      <w:r>
        <w:rPr>
          <w:rFonts w:ascii="Liberation Serif" w:cs="Liberation Serif" w:eastAsia="Liberation Serif" w:hAnsi="Liberation Serif"/>
          <w:b w:val="false"/>
          <w:bCs w:val="false"/>
          <w:i w:val="false"/>
          <w:iCs w:val="false"/>
          <w:color w:val="1A1A1A"/>
          <w:sz w:val="22"/>
          <w:szCs w:val="22"/>
        </w:rPr>
        <w:t xml:space="preserve"> de EL PRESTADOR, su personal o sus subcontratistas</w:t>
      </w:r>
      <w:ins w:id="423" w:author="LSSM" w:date="2026-09-10T12:00:00Z">
        <w:r>
          <w:rPr>
            <w:rFonts w:ascii="Liberation Serif" w:cs="Liberation Serif" w:eastAsia="Liberation Serif" w:hAnsi="Liberation Serif"/>
            <w:b w:val="false"/>
            <w:bCs w:val="false"/>
            <w:i w:val="false"/>
            <w:iCs w:val="false"/>
            <w:color w:val="1A1A1A"/>
            <w:sz w:val="22"/>
            <w:szCs w:val="22"/>
          </w:rPr>
          <w:t xml:space="preserve"> en la prestación de los Servicios</w:t>
        </w:r>
      </w:ins>
      <w:r>
        <w:rPr>
          <w:rFonts w:ascii="Liberation Serif" w:cs="Liberation Serif" w:eastAsia="Liberation Serif" w:hAnsi="Liberation Serif"/>
          <w:b w:val="false"/>
          <w:bCs w:val="false"/>
          <w:i w:val="false"/>
          <w:iCs w:val="false"/>
          <w:color w:val="1A1A1A"/>
          <w:sz w:val="22"/>
          <w:szCs w:val="22"/>
        </w:rPr>
        <w:t xml:space="preserve">; siempre que </w:t>
      </w:r>
      <w:del w:id="424" w:author="LSSM" w:date="2026-09-10T12:00:00Z">
        <w:r>
          <w:rPr>
            <w:rFonts w:ascii="Liberation Serif" w:cs="Liberation Serif" w:eastAsia="Liberation Serif" w:hAnsi="Liberation Serif"/>
            <w:b w:val="false"/>
            <w:bCs w:val="false"/>
            <w:i w:val="false"/>
            <w:iCs w:val="false"/>
            <w:color w:val="1A1A1A"/>
            <w:sz w:val="22"/>
            <w:szCs w:val="22"/>
          </w:rPr>
          <w:delText xml:space="preserve">dicha</w:delText>
        </w:r>
      </w:del>
      <w:ins w:id="425" w:author="LSSM" w:date="2026-09-10T12:00:00Z">
        <w:r>
          <w:rPr>
            <w:rFonts w:ascii="Liberation Serif" w:cs="Liberation Serif" w:eastAsia="Liberation Serif" w:hAnsi="Liberation Serif"/>
            <w:b w:val="false"/>
            <w:bCs w:val="false"/>
            <w:i w:val="false"/>
            <w:iCs w:val="false"/>
            <w:color w:val="1A1A1A"/>
            <w:sz w:val="22"/>
            <w:szCs w:val="22"/>
          </w:rPr>
          <w:t xml:space="preserve">la</w:t>
        </w:r>
      </w:ins>
      <w:r>
        <w:rPr>
          <w:rFonts w:ascii="Liberation Serif" w:cs="Liberation Serif" w:eastAsia="Liberation Serif" w:hAnsi="Liberation Serif"/>
          <w:b w:val="false"/>
          <w:bCs w:val="false"/>
          <w:i w:val="false"/>
          <w:iCs w:val="false"/>
          <w:color w:val="1A1A1A"/>
          <w:sz w:val="22"/>
          <w:szCs w:val="22"/>
        </w:rPr>
        <w:t xml:space="preserve"> reclamación no derive de un hecho, instrucción o insumo atribuible </w:t>
      </w:r>
      <w:del w:id="426" w:author="LSSM" w:date="2026-09-10T12:00:00Z">
        <w:r>
          <w:rPr>
            <w:rFonts w:ascii="Liberation Serif" w:cs="Liberation Serif" w:eastAsia="Liberation Serif" w:hAnsi="Liberation Serif"/>
            <w:b w:val="false"/>
            <w:bCs w:val="false"/>
            <w:i w:val="false"/>
            <w:iCs w:val="false"/>
            <w:color w:val="1A1A1A"/>
            <w:sz w:val="22"/>
            <w:szCs w:val="22"/>
          </w:rPr>
          <w:delText xml:space="preserve">directamente a EL CLIENTE. EL PRESTADOR asumirá la defensa correspondiente a su costa</w:delText>
        </w:r>
      </w:del>
      <w:ins w:id="427" w:author="LSSM" w:date="2026-09-10T12:00:00Z">
        <w:r>
          <w:rPr>
            <w:rFonts w:ascii="Liberation Serif" w:cs="Liberation Serif" w:eastAsia="Liberation Serif" w:hAnsi="Liberation Serif"/>
            <w:b w:val="false"/>
            <w:bCs w:val="false"/>
            <w:i w:val="false"/>
            <w:iCs w:val="false"/>
            <w:color w:val="1A1A1A"/>
            <w:sz w:val="22"/>
            <w:szCs w:val="22"/>
          </w:rPr>
          <w:t xml:space="preserve">a EL CLIENTE, que EL CLIENTE la notifique oportunamente y que otorgue a EL PRESTADOR el control de la defensa</w:t>
        </w:r>
      </w:ins>
      <w:r>
        <w:rPr>
          <w:rFonts w:ascii="Liberation Serif" w:cs="Liberation Serif" w:eastAsia="Liberation Serif" w:hAnsi="Liberation Serif"/>
          <w:b w:val="false"/>
          <w:bCs w:val="false"/>
          <w:i w:val="false"/>
          <w:iCs w:val="false"/>
          <w:color w:val="1A1A1A"/>
          <w:sz w:val="22"/>
          <w:szCs w:val="22"/>
        </w:rPr>
        <w:t xml:space="preserve">, sin perjuicio del derecho de EL CLIENTE a </w:t>
      </w:r>
      <w:del w:id="428" w:author="LSSM" w:date="2026-09-10T12:00:00Z">
        <w:r>
          <w:rPr>
            <w:rFonts w:ascii="Liberation Serif" w:cs="Liberation Serif" w:eastAsia="Liberation Serif" w:hAnsi="Liberation Serif"/>
            <w:b w:val="false"/>
            <w:bCs w:val="false"/>
            <w:i w:val="false"/>
            <w:iCs w:val="false"/>
            <w:color w:val="1A1A1A"/>
            <w:sz w:val="22"/>
            <w:szCs w:val="22"/>
          </w:rPr>
          <w:delText xml:space="preserve">designar abogados de su elección cuyos costos razonables serán reembolsados por</w:delText>
        </w:r>
      </w:del>
      <w:ins w:id="429" w:author="LSSM" w:date="2026-09-10T12:00:00Z">
        <w:r>
          <w:rPr>
            <w:rFonts w:ascii="Liberation Serif" w:cs="Liberation Serif" w:eastAsia="Liberation Serif" w:hAnsi="Liberation Serif"/>
            <w:b w:val="false"/>
            <w:bCs w:val="false"/>
            <w:i w:val="false"/>
            <w:iCs w:val="false"/>
            <w:color w:val="1A1A1A"/>
            <w:sz w:val="22"/>
            <w:szCs w:val="22"/>
          </w:rPr>
          <w:t xml:space="preserve">intervenir con sus propios asesores, cuyos honorarios razonables reembolsará</w:t>
        </w:r>
      </w:ins>
      <w:r>
        <w:rPr>
          <w:rFonts w:ascii="Liberation Serif" w:cs="Liberation Serif" w:eastAsia="Liberation Serif" w:hAnsi="Liberation Serif"/>
          <w:b w:val="false"/>
          <w:bCs w:val="false"/>
          <w:i w:val="false"/>
          <w:iCs w:val="false"/>
          <w:color w:val="1A1A1A"/>
          <w:sz w:val="22"/>
          <w:szCs w:val="22"/>
        </w:rPr>
        <w:t xml:space="preserve"> EL PRESTADOR cuando exista conflicto de interés en la defensa.</w:t>
      </w:r>
      <w:ins w:id="430" w:author="LSSM" w:date="2026-09-10T12:00:00Z">
        <w:r>
          <w:rPr>
            <w:rFonts w:ascii="Liberation Serif" w:cs="Liberation Serif" w:eastAsia="Liberation Serif" w:hAnsi="Liberation Serif"/>
            <w:b w:val="false"/>
            <w:bCs w:val="false"/>
            <w:i w:val="false"/>
            <w:iCs w:val="false"/>
            <w:color w:val="1A1A1A"/>
            <w:sz w:val="22"/>
            <w:szCs w:val="22"/>
          </w:rPr>
          <w:t xml:space="preserve"> Esta obligación queda sujeta a la Cláusula Vigésima.</w:t>
        </w:r>
      </w:ins>
    </w:p>
    <w:p>
      <w:pPr>
        <w:spacing w:after="140" w:line="264"/>
        <w:jc w:val="both"/>
      </w:pPr>
      <w:r>
        <w:rPr>
          <w:rFonts w:ascii="Liberation Serif" w:cs="Liberation Serif" w:eastAsia="Liberation Serif" w:hAnsi="Liberation Serif"/>
          <w:b/>
          <w:bCs/>
          <w:i w:val="false"/>
          <w:iCs w:val="false"/>
          <w:color w:val="1A1A1A"/>
          <w:sz w:val="22"/>
          <w:szCs w:val="22"/>
        </w:rPr>
        <w:t xml:space="preserve">II.</w:t>
      </w:r>
      <w:commentRangeStart w:id="54"/>
      <w:r>
        <w:rPr>
          <w:rFonts w:ascii="Liberation Serif" w:cs="Liberation Serif" w:eastAsia="Liberation Serif" w:hAnsi="Liberation Serif"/>
          <w:b w:val="false"/>
          <w:bCs w:val="false"/>
          <w:i w:val="false"/>
          <w:iCs w:val="false"/>
          <w:color w:val="1A1A1A"/>
          <w:sz w:val="22"/>
          <w:szCs w:val="22"/>
        </w:rPr>
        <w:t xml:space="preserve"> Obtener, mantener vigentes y exhibir a </w:t>
      </w:r>
      <w:del w:id="431" w:author="LSSM" w:date="2026-09-10T12:00:00Z">
        <w:r>
          <w:rPr>
            <w:rFonts w:ascii="Liberation Serif" w:cs="Liberation Serif" w:eastAsia="Liberation Serif" w:hAnsi="Liberation Serif"/>
            <w:b w:val="false"/>
            <w:bCs w:val="false"/>
            <w:i w:val="false"/>
            <w:iCs w:val="false"/>
            <w:color w:val="1A1A1A"/>
            <w:sz w:val="22"/>
            <w:szCs w:val="22"/>
          </w:rPr>
          <w:delText xml:space="preserve">simple </w:delText>
        </w:r>
      </w:del>
      <w:r>
        <w:rPr>
          <w:rFonts w:ascii="Liberation Serif" w:cs="Liberation Serif" w:eastAsia="Liberation Serif" w:hAnsi="Liberation Serif"/>
          <w:b w:val="false"/>
          <w:bCs w:val="false"/>
          <w:i w:val="false"/>
          <w:iCs w:val="false"/>
          <w:color w:val="1A1A1A"/>
          <w:sz w:val="22"/>
          <w:szCs w:val="22"/>
        </w:rPr>
        <w:t xml:space="preserve">requerimiento de EL CLIENTE</w:t>
      </w:r>
      <w:commentRangeEnd w:id="54"/>
      <w:r>
        <w:commentReference w:id="54"/>
      </w:r>
      <w:del w:id="432" w:author="LSSM" w:date="2026-09-10T12:00:00Z">
        <w:r>
          <w:rPr>
            <w:rFonts w:ascii="Liberation Serif" w:cs="Liberation Serif" w:eastAsia="Liberation Serif" w:hAnsi="Liberation Serif"/>
            <w:b w:val="false"/>
            <w:bCs w:val="false"/>
            <w:i w:val="false"/>
            <w:iCs w:val="false"/>
            <w:color w:val="1A1A1A"/>
            <w:sz w:val="22"/>
            <w:szCs w:val="22"/>
          </w:rPr>
          <w:delText xml:space="preserve">, todas</w:delText>
        </w:r>
      </w:del>
      <w:r>
        <w:rPr>
          <w:rFonts w:ascii="Liberation Serif" w:cs="Liberation Serif" w:eastAsia="Liberation Serif" w:hAnsi="Liberation Serif"/>
          <w:b w:val="false"/>
          <w:bCs w:val="false"/>
          <w:i w:val="false"/>
          <w:iCs w:val="false"/>
          <w:color w:val="1A1A1A"/>
          <w:sz w:val="22"/>
          <w:szCs w:val="22"/>
        </w:rPr>
        <w:t xml:space="preserve"> las licencias, permisos, autorizaciones y registros necesarios para la prestación de los Servicios</w:t>
      </w:r>
      <w:del w:id="433" w:author="LSSM" w:date="2026-09-10T12:00:00Z">
        <w:r>
          <w:rPr>
            <w:rFonts w:ascii="Liberation Serif" w:cs="Liberation Serif" w:eastAsia="Liberation Serif" w:hAnsi="Liberation Serif"/>
            <w:b w:val="false"/>
            <w:bCs w:val="false"/>
            <w:i w:val="false"/>
            <w:iCs w:val="false"/>
            <w:color w:val="1A1A1A"/>
            <w:sz w:val="22"/>
            <w:szCs w:val="22"/>
          </w:rPr>
          <w:delText xml:space="preserve">. EL PRESTADOR será</w:delText>
        </w:r>
      </w:del>
      <w:ins w:id="434" w:author="LSSM" w:date="2026-09-10T12:00:00Z">
        <w:r>
          <w:rPr>
            <w:rFonts w:ascii="Liberation Serif" w:cs="Liberation Serif" w:eastAsia="Liberation Serif" w:hAnsi="Liberation Serif"/>
            <w:b w:val="false"/>
            <w:bCs w:val="false"/>
            <w:i w:val="false"/>
            <w:iCs w:val="false"/>
            <w:color w:val="1A1A1A"/>
            <w:sz w:val="22"/>
            <w:szCs w:val="22"/>
          </w:rPr>
          <w:t xml:space="preserve">, siendo</w:t>
        </w:r>
      </w:ins>
      <w:r>
        <w:rPr>
          <w:rFonts w:ascii="Liberation Serif" w:cs="Liberation Serif" w:eastAsia="Liberation Serif" w:hAnsi="Liberation Serif"/>
          <w:b w:val="false"/>
          <w:bCs w:val="false"/>
          <w:i w:val="false"/>
          <w:iCs w:val="false"/>
          <w:color w:val="1A1A1A"/>
          <w:sz w:val="22"/>
          <w:szCs w:val="22"/>
        </w:rPr>
        <w:t xml:space="preserve"> el único responsable frente a </w:t>
      </w:r>
      <w:del w:id="435" w:author="LSSM" w:date="2026-09-10T12:00:00Z">
        <w:r>
          <w:rPr>
            <w:rFonts w:ascii="Liberation Serif" w:cs="Liberation Serif" w:eastAsia="Liberation Serif" w:hAnsi="Liberation Serif"/>
            <w:b w:val="false"/>
            <w:bCs w:val="false"/>
            <w:i w:val="false"/>
            <w:iCs w:val="false"/>
            <w:color w:val="1A1A1A"/>
            <w:sz w:val="22"/>
            <w:szCs w:val="22"/>
          </w:rPr>
          <w:delText xml:space="preserve">cualquier autoridad por el incumplimiento de dichas obligaciones, sin que ello genere responsabilidad alguna para EL CLIENTE</w:delText>
        </w:r>
      </w:del>
      <w:ins w:id="436" w:author="LSSM" w:date="2026-09-10T12:00:00Z">
        <w:r>
          <w:rPr>
            <w:rFonts w:ascii="Liberation Serif" w:cs="Liberation Serif" w:eastAsia="Liberation Serif" w:hAnsi="Liberation Serif"/>
            <w:b w:val="false"/>
            <w:bCs w:val="false"/>
            <w:i w:val="false"/>
            <w:iCs w:val="false"/>
            <w:color w:val="1A1A1A"/>
            <w:sz w:val="22"/>
            <w:szCs w:val="22"/>
          </w:rPr>
          <w:t xml:space="preserve">la autoridad por su incumplimiento</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Sujetarse</w:t>
      </w:r>
      <w:del w:id="437" w:author="LSSM" w:date="2026-09-10T12:00:00Z">
        <w:r>
          <w:rPr>
            <w:rFonts w:ascii="Liberation Serif" w:cs="Liberation Serif" w:eastAsia="Liberation Serif" w:hAnsi="Liberation Serif"/>
            <w:b w:val="false"/>
            <w:bCs w:val="false"/>
            <w:i w:val="false"/>
            <w:iCs w:val="false"/>
            <w:color w:val="1A1A1A"/>
            <w:sz w:val="22"/>
            <w:szCs w:val="22"/>
          </w:rPr>
          <w:delText xml:space="preserve"> en todo momento</w:delText>
        </w:r>
      </w:del>
      <w:r>
        <w:rPr>
          <w:rFonts w:ascii="Liberation Serif" w:cs="Liberation Serif" w:eastAsia="Liberation Serif" w:hAnsi="Liberation Serif"/>
          <w:b w:val="false"/>
          <w:bCs w:val="false"/>
          <w:i w:val="false"/>
          <w:iCs w:val="false"/>
          <w:color w:val="1A1A1A"/>
          <w:sz w:val="22"/>
          <w:szCs w:val="22"/>
        </w:rPr>
        <w:t xml:space="preserve"> a las leyes, reglamentos</w:t>
      </w:r>
      <w:del w:id="438" w:author="LSSM" w:date="2026-09-10T12:00:00Z">
        <w:r>
          <w:rPr>
            <w:rFonts w:ascii="Liberation Serif" w:cs="Liberation Serif" w:eastAsia="Liberation Serif" w:hAnsi="Liberation Serif"/>
            <w:b w:val="false"/>
            <w:bCs w:val="false"/>
            <w:i w:val="false"/>
            <w:iCs w:val="false"/>
            <w:color w:val="1A1A1A"/>
            <w:sz w:val="22"/>
            <w:szCs w:val="22"/>
          </w:rPr>
          <w:delText xml:space="preserve">, normas oficiales y demás disposiciones aplicables,</w:delText>
        </w:r>
      </w:del>
      <w:ins w:id="439" w:author="LSSM" w:date="2026-09-10T12:00:00Z">
        <w:r>
          <w:rPr>
            <w:rFonts w:ascii="Liberation Serif" w:cs="Liberation Serif" w:eastAsia="Liberation Serif" w:hAnsi="Liberation Serif"/>
            <w:b w:val="false"/>
            <w:bCs w:val="false"/>
            <w:i w:val="false"/>
            <w:iCs w:val="false"/>
            <w:color w:val="1A1A1A"/>
            <w:sz w:val="22"/>
            <w:szCs w:val="22"/>
          </w:rPr>
          <w:t xml:space="preserve"> y normas aplicables</w:t>
        </w:r>
      </w:ins>
      <w:r>
        <w:rPr>
          <w:rFonts w:ascii="Liberation Serif" w:cs="Liberation Serif" w:eastAsia="Liberation Serif" w:hAnsi="Liberation Serif"/>
          <w:b w:val="false"/>
          <w:bCs w:val="false"/>
          <w:i w:val="false"/>
          <w:iCs w:val="false"/>
          <w:color w:val="1A1A1A"/>
          <w:sz w:val="22"/>
          <w:szCs w:val="22"/>
        </w:rPr>
        <w:t xml:space="preserve"> y dar cabal cumplimiento a los términos, </w:t>
      </w:r>
      <w:del w:id="440" w:author="LSSM" w:date="2026-09-10T12:00:00Z">
        <w:r>
          <w:rPr>
            <w:rFonts w:ascii="Liberation Serif" w:cs="Liberation Serif" w:eastAsia="Liberation Serif" w:hAnsi="Liberation Serif"/>
            <w:b w:val="false"/>
            <w:bCs w:val="false"/>
            <w:i w:val="false"/>
            <w:iCs w:val="false"/>
            <w:color w:val="1A1A1A"/>
            <w:sz w:val="22"/>
            <w:szCs w:val="22"/>
          </w:rPr>
          <w:delText xml:space="preserve">condiciones, </w:delText>
        </w:r>
      </w:del>
      <w:r>
        <w:rPr>
          <w:rFonts w:ascii="Liberation Serif" w:cs="Liberation Serif" w:eastAsia="Liberation Serif" w:hAnsi="Liberation Serif"/>
          <w:b w:val="false"/>
          <w:bCs w:val="false"/>
          <w:i w:val="false"/>
          <w:iCs w:val="false"/>
          <w:color w:val="1A1A1A"/>
          <w:sz w:val="22"/>
          <w:szCs w:val="22"/>
        </w:rPr>
        <w:t xml:space="preserve">plazos y especificaciones del Contrato</w:t>
      </w:r>
      <w:del w:id="441" w:author="LSSM" w:date="2026-09-10T12:00:00Z">
        <w:r>
          <w:rPr>
            <w:rFonts w:ascii="Liberation Serif" w:cs="Liberation Serif" w:eastAsia="Liberation Serif" w:hAnsi="Liberation Serif"/>
            <w:b w:val="false"/>
            <w:bCs w:val="false"/>
            <w:i w:val="false"/>
            <w:iCs w:val="false"/>
            <w:color w:val="1A1A1A"/>
            <w:sz w:val="22"/>
            <w:szCs w:val="22"/>
          </w:rPr>
          <w:delText xml:space="preserve"> y de todos</w:delText>
        </w:r>
      </w:del>
      <w:ins w:id="442" w:author="LSSM" w:date="2026-09-10T12:00:00Z">
        <w:r>
          <w:rPr>
            <w:rFonts w:ascii="Liberation Serif" w:cs="Liberation Serif" w:eastAsia="Liberation Serif" w:hAnsi="Liberation Serif"/>
            <w:b w:val="false"/>
            <w:bCs w:val="false"/>
            <w:i w:val="false"/>
            <w:iCs w:val="false"/>
            <w:color w:val="1A1A1A"/>
            <w:sz w:val="22"/>
            <w:szCs w:val="22"/>
          </w:rPr>
          <w:t xml:space="preserve">,</w:t>
        </w:r>
      </w:ins>
      <w:r>
        <w:rPr>
          <w:rFonts w:ascii="Liberation Serif" w:cs="Liberation Serif" w:eastAsia="Liberation Serif" w:hAnsi="Liberation Serif"/>
          <w:b w:val="false"/>
          <w:bCs w:val="false"/>
          <w:i w:val="false"/>
          <w:iCs w:val="false"/>
          <w:color w:val="1A1A1A"/>
          <w:sz w:val="22"/>
          <w:szCs w:val="22"/>
        </w:rPr>
        <w:t xml:space="preserve"> sus Anexos y Addenda, </w:t>
      </w:r>
      <w:del w:id="443" w:author="LSSM" w:date="2026-09-10T12:00:00Z">
        <w:r>
          <w:rPr>
            <w:rFonts w:ascii="Liberation Serif" w:cs="Liberation Serif" w:eastAsia="Liberation Serif" w:hAnsi="Liberation Serif"/>
            <w:b w:val="false"/>
            <w:bCs w:val="false"/>
            <w:i w:val="false"/>
            <w:iCs w:val="false"/>
            <w:color w:val="1A1A1A"/>
            <w:sz w:val="22"/>
            <w:szCs w:val="22"/>
          </w:rPr>
          <w:delText xml:space="preserve">los cuales</w:delText>
        </w:r>
      </w:del>
      <w:ins w:id="444" w:author="LSSM" w:date="2026-09-10T12:00:00Z">
        <w:r>
          <w:rPr>
            <w:rFonts w:ascii="Liberation Serif" w:cs="Liberation Serif" w:eastAsia="Liberation Serif" w:hAnsi="Liberation Serif"/>
            <w:b w:val="false"/>
            <w:bCs w:val="false"/>
            <w:i w:val="false"/>
            <w:iCs w:val="false"/>
            <w:color w:val="1A1A1A"/>
            <w:sz w:val="22"/>
            <w:szCs w:val="22"/>
          </w:rPr>
          <w:t xml:space="preserve">que</w:t>
        </w:r>
      </w:ins>
      <w:r>
        <w:rPr>
          <w:rFonts w:ascii="Liberation Serif" w:cs="Liberation Serif" w:eastAsia="Liberation Serif" w:hAnsi="Liberation Serif"/>
          <w:b w:val="false"/>
          <w:bCs w:val="false"/>
          <w:i w:val="false"/>
          <w:iCs w:val="false"/>
          <w:color w:val="1A1A1A"/>
          <w:sz w:val="22"/>
          <w:szCs w:val="22"/>
        </w:rPr>
        <w:t xml:space="preserve"> forman parte integrante del mismo.</w:t>
      </w:r>
    </w:p>
    <w:p>
      <w:pPr>
        <w:spacing w:after="140" w:line="264"/>
        <w:jc w:val="both"/>
      </w:pP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Entregar cada </w:t>
      </w:r>
      <w:del w:id="445" w:author="LSSM" w:date="2026-09-10T12:00:00Z">
        <w:r>
          <w:rPr>
            <w:rFonts w:ascii="Liberation Serif" w:cs="Liberation Serif" w:eastAsia="Liberation Serif" w:hAnsi="Liberation Serif"/>
            <w:b w:val="false"/>
            <w:bCs w:val="false"/>
            <w:i w:val="false"/>
            <w:iCs w:val="false"/>
            <w:color w:val="1A1A1A"/>
            <w:sz w:val="22"/>
            <w:szCs w:val="22"/>
          </w:rPr>
          <w:delText xml:space="preserve">uno de los componentes, fases y entregables</w:delText>
        </w:r>
      </w:del>
      <w:ins w:id="446" w:author="LSSM" w:date="2026-09-10T12:00:00Z">
        <w:r>
          <w:rPr>
            <w:rFonts w:ascii="Liberation Serif" w:cs="Liberation Serif" w:eastAsia="Liberation Serif" w:hAnsi="Liberation Serif"/>
            <w:b w:val="false"/>
            <w:bCs w:val="false"/>
            <w:i w:val="false"/>
            <w:iCs w:val="false"/>
            <w:color w:val="1A1A1A"/>
            <w:sz w:val="22"/>
            <w:szCs w:val="22"/>
          </w:rPr>
          <w:t xml:space="preserve">componente, fase y entregable</w:t>
        </w:r>
      </w:ins>
      <w:r>
        <w:rPr>
          <w:rFonts w:ascii="Liberation Serif" w:cs="Liberation Serif" w:eastAsia="Liberation Serif" w:hAnsi="Liberation Serif"/>
          <w:b w:val="false"/>
          <w:bCs w:val="false"/>
          <w:i w:val="false"/>
          <w:iCs w:val="false"/>
          <w:color w:val="1A1A1A"/>
          <w:sz w:val="22"/>
          <w:szCs w:val="22"/>
        </w:rPr>
        <w:t xml:space="preserve"> en los plazos, formatos</w:t>
      </w:r>
      <w:del w:id="447" w:author="LSSM" w:date="2026-09-10T12:00:00Z">
        <w:r>
          <w:rPr>
            <w:rFonts w:ascii="Liberation Serif" w:cs="Liberation Serif" w:eastAsia="Liberation Serif" w:hAnsi="Liberation Serif"/>
            <w:b w:val="false"/>
            <w:bCs w:val="false"/>
            <w:i w:val="false"/>
            <w:iCs w:val="false"/>
            <w:color w:val="1A1A1A"/>
            <w:sz w:val="22"/>
            <w:szCs w:val="22"/>
          </w:rPr>
          <w:delText xml:space="preserve">, estándares de calidad y demás especificaciones pactadas en el Contrato y sus Anexos</w:delText>
        </w:r>
      </w:del>
      <w:ins w:id="448" w:author="LSSM" w:date="2026-09-10T12:00:00Z">
        <w:r>
          <w:rPr>
            <w:rFonts w:ascii="Liberation Serif" w:cs="Liberation Serif" w:eastAsia="Liberation Serif" w:hAnsi="Liberation Serif"/>
            <w:b w:val="false"/>
            <w:bCs w:val="false"/>
            <w:i w:val="false"/>
            <w:iCs w:val="false"/>
            <w:color w:val="1A1A1A"/>
            <w:sz w:val="22"/>
            <w:szCs w:val="22"/>
          </w:rPr>
          <w:t xml:space="preserve"> y estándares pactados</w:t>
        </w:r>
      </w:ins>
      <w:r>
        <w:rPr>
          <w:rFonts w:ascii="Liberation Serif" w:cs="Liberation Serif" w:eastAsia="Liberation Serif" w:hAnsi="Liberation Serif"/>
          <w:b w:val="false"/>
          <w:bCs w:val="false"/>
          <w:i w:val="false"/>
          <w:iCs w:val="false"/>
          <w:color w:val="1A1A1A"/>
          <w:sz w:val="22"/>
          <w:szCs w:val="22"/>
        </w:rPr>
        <w:t xml:space="preserve">. El retraso no justificado por causas atribuibles a EL CLIENTE, o por caso fortuito o fuerza mayor debidamente acreditados, </w:t>
      </w:r>
      <w:del w:id="449" w:author="LSSM" w:date="2026-09-10T12:00:00Z">
        <w:r>
          <w:rPr>
            <w:rFonts w:ascii="Liberation Serif" w:cs="Liberation Serif" w:eastAsia="Liberation Serif" w:hAnsi="Liberation Serif"/>
            <w:b w:val="false"/>
            <w:bCs w:val="false"/>
            <w:i w:val="false"/>
            <w:iCs w:val="false"/>
            <w:color w:val="1A1A1A"/>
            <w:sz w:val="22"/>
            <w:szCs w:val="22"/>
          </w:rPr>
          <w:delText xml:space="preserve">sujetará</w:delText>
        </w:r>
      </w:del>
      <w:commentRangeStart w:id="55"/>
      <w:ins w:id="450" w:author="LSSM" w:date="2026-09-10T12:00:00Z">
        <w:r>
          <w:rPr>
            <w:rFonts w:ascii="Liberation Serif" w:cs="Liberation Serif" w:eastAsia="Liberation Serif" w:hAnsi="Liberation Serif"/>
            <w:b w:val="false"/>
            <w:bCs w:val="false"/>
            <w:i w:val="false"/>
            <w:iCs w:val="false"/>
            <w:color w:val="1A1A1A"/>
            <w:sz w:val="22"/>
            <w:szCs w:val="22"/>
          </w:rPr>
          <w:t xml:space="preserve">sujeta</w:t>
        </w:r>
      </w:ins>
      <w:r>
        <w:rPr>
          <w:rFonts w:ascii="Liberation Serif" w:cs="Liberation Serif" w:eastAsia="Liberation Serif" w:hAnsi="Liberation Serif"/>
          <w:b w:val="false"/>
          <w:bCs w:val="false"/>
          <w:i w:val="false"/>
          <w:iCs w:val="false"/>
          <w:color w:val="1A1A1A"/>
          <w:sz w:val="22"/>
          <w:szCs w:val="22"/>
        </w:rPr>
        <w:t xml:space="preserve"> a EL PRESTADOR a las </w:t>
      </w:r>
      <w:del w:id="451" w:author="LSSM" w:date="2026-09-10T12:00:00Z">
        <w:r>
          <w:rPr>
            <w:rFonts w:ascii="Liberation Serif" w:cs="Liberation Serif" w:eastAsia="Liberation Serif" w:hAnsi="Liberation Serif"/>
            <w:b w:val="false"/>
            <w:bCs w:val="false"/>
            <w:i w:val="false"/>
            <w:iCs w:val="false"/>
            <w:color w:val="1A1A1A"/>
            <w:sz w:val="22"/>
            <w:szCs w:val="22"/>
          </w:rPr>
          <w:delText xml:space="preserve">penas convencionales y demás consecuencias previstas en</w:delText>
        </w:r>
      </w:del>
      <w:ins w:id="452" w:author="LSSM" w:date="2026-09-10T12:00:00Z">
        <w:r>
          <w:rPr>
            <w:rFonts w:ascii="Liberation Serif" w:cs="Liberation Serif" w:eastAsia="Liberation Serif" w:hAnsi="Liberation Serif"/>
            <w:b w:val="false"/>
            <w:bCs w:val="false"/>
            <w:i w:val="false"/>
            <w:iCs w:val="false"/>
            <w:color w:val="1A1A1A"/>
            <w:sz w:val="22"/>
            <w:szCs w:val="22"/>
          </w:rPr>
          <w:t xml:space="preserve">consecuencias de</w:t>
        </w:r>
      </w:ins>
      <w:r>
        <w:rPr>
          <w:rFonts w:ascii="Liberation Serif" w:cs="Liberation Serif" w:eastAsia="Liberation Serif" w:hAnsi="Liberation Serif"/>
          <w:b w:val="false"/>
          <w:bCs w:val="false"/>
          <w:i w:val="false"/>
          <w:iCs w:val="false"/>
          <w:color w:val="1A1A1A"/>
          <w:sz w:val="22"/>
          <w:szCs w:val="22"/>
        </w:rPr>
        <w:t xml:space="preserve"> la Cláusula Décima </w:t>
      </w:r>
      <w:del w:id="453" w:author="LSSM" w:date="2026-09-10T12:00:00Z">
        <w:r>
          <w:rPr>
            <w:rFonts w:ascii="Liberation Serif" w:cs="Liberation Serif" w:eastAsia="Liberation Serif" w:hAnsi="Liberation Serif"/>
            <w:b w:val="false"/>
            <w:bCs w:val="false"/>
            <w:i w:val="false"/>
            <w:iCs w:val="false"/>
            <w:color w:val="1A1A1A"/>
            <w:sz w:val="22"/>
            <w:szCs w:val="22"/>
          </w:rPr>
          <w:delText xml:space="preserve">Tercera</w:delText>
        </w:r>
      </w:del>
      <w:ins w:id="454" w:author="LSSM" w:date="2026-09-10T12:00:00Z">
        <w:r>
          <w:rPr>
            <w:rFonts w:ascii="Liberation Serif" w:cs="Liberation Serif" w:eastAsia="Liberation Serif" w:hAnsi="Liberation Serif"/>
            <w:b w:val="false"/>
            <w:bCs w:val="false"/>
            <w:i w:val="false"/>
            <w:iCs w:val="false"/>
            <w:color w:val="1A1A1A"/>
            <w:sz w:val="22"/>
            <w:szCs w:val="22"/>
          </w:rPr>
          <w:t xml:space="preserve">Quinta</w:t>
        </w:r>
      </w:ins>
      <w:commentRangeEnd w:id="55"/>
      <w:r>
        <w:commentReference w:id="55"/>
      </w:r>
      <w:r>
        <w:rPr>
          <w:rFonts w:ascii="Liberation Serif" w:cs="Liberation Serif" w:eastAsia="Liberation Serif" w:hAnsi="Liberation Serif"/>
          <w:b w:val="false"/>
          <w:bCs w:val="false"/>
          <w:i w:val="false"/>
          <w:iCs w:val="false"/>
          <w:color w:val="1A1A1A"/>
          <w:sz w:val="22"/>
          <w:szCs w:val="22"/>
        </w:rPr>
        <w:t xml:space="preserve">, sin perjuicio del derecho de EL CLIENTE a exigir el cumplimiento </w:t>
      </w:r>
      <w:del w:id="455" w:author="LSSM" w:date="2026-09-10T12:00:00Z">
        <w:r>
          <w:rPr>
            <w:rFonts w:ascii="Liberation Serif" w:cs="Liberation Serif" w:eastAsia="Liberation Serif" w:hAnsi="Liberation Serif"/>
            <w:b w:val="false"/>
            <w:bCs w:val="false"/>
            <w:i w:val="false"/>
            <w:iCs w:val="false"/>
            <w:color w:val="1A1A1A"/>
            <w:sz w:val="22"/>
            <w:szCs w:val="22"/>
          </w:rPr>
          <w:delText xml:space="preserve">forzoso </w:delText>
        </w:r>
      </w:del>
      <w:r>
        <w:rPr>
          <w:rFonts w:ascii="Liberation Serif" w:cs="Liberation Serif" w:eastAsia="Liberation Serif" w:hAnsi="Liberation Serif"/>
          <w:b w:val="false"/>
          <w:bCs w:val="false"/>
          <w:i w:val="false"/>
          <w:iCs w:val="false"/>
          <w:color w:val="1A1A1A"/>
          <w:sz w:val="22"/>
          <w:szCs w:val="22"/>
        </w:rPr>
        <w:t xml:space="preserve">o la rescisión del Contrato.</w:t>
      </w:r>
    </w:p>
    <w:p>
      <w:pPr>
        <w:spacing w:after="140" w:line="264"/>
        <w:jc w:val="both"/>
      </w:pP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Garantizar que los entregables son de creación original de EL PRESTADOR o que </w:t>
      </w:r>
      <w:del w:id="456" w:author="LSSM" w:date="2026-09-10T12:00:00Z">
        <w:r>
          <w:rPr>
            <w:rFonts w:ascii="Liberation Serif" w:cs="Liberation Serif" w:eastAsia="Liberation Serif" w:hAnsi="Liberation Serif"/>
            <w:b w:val="false"/>
            <w:bCs w:val="false"/>
            <w:i w:val="false"/>
            <w:iCs w:val="false"/>
            <w:color w:val="1A1A1A"/>
            <w:sz w:val="22"/>
            <w:szCs w:val="22"/>
          </w:rPr>
          <w:delText xml:space="preserve">este </w:delText>
        </w:r>
      </w:del>
      <w:r>
        <w:rPr>
          <w:rFonts w:ascii="Liberation Serif" w:cs="Liberation Serif" w:eastAsia="Liberation Serif" w:hAnsi="Liberation Serif"/>
          <w:b w:val="false"/>
          <w:bCs w:val="false"/>
          <w:i w:val="false"/>
          <w:iCs w:val="false"/>
          <w:color w:val="1A1A1A"/>
          <w:sz w:val="22"/>
          <w:szCs w:val="22"/>
        </w:rPr>
        <w:t xml:space="preserve">cuenta con los derechos</w:t>
      </w:r>
      <w:del w:id="457" w:author="LSSM" w:date="2026-09-10T12:00:00Z">
        <w:r>
          <w:rPr>
            <w:rFonts w:ascii="Liberation Serif" w:cs="Liberation Serif" w:eastAsia="Liberation Serif" w:hAnsi="Liberation Serif"/>
            <w:b w:val="false"/>
            <w:bCs w:val="false"/>
            <w:i w:val="false"/>
            <w:iCs w:val="false"/>
            <w:color w:val="1A1A1A"/>
            <w:sz w:val="22"/>
            <w:szCs w:val="22"/>
          </w:rPr>
          <w:delText xml:space="preserve">, licencias y autorizaciones</w:delText>
        </w:r>
      </w:del>
      <w:ins w:id="458" w:author="LSSM" w:date="2026-09-10T12:00:00Z">
        <w:r>
          <w:rPr>
            <w:rFonts w:ascii="Liberation Serif" w:cs="Liberation Serif" w:eastAsia="Liberation Serif" w:hAnsi="Liberation Serif"/>
            <w:b w:val="false"/>
            <w:bCs w:val="false"/>
            <w:i w:val="false"/>
            <w:iCs w:val="false"/>
            <w:color w:val="1A1A1A"/>
            <w:sz w:val="22"/>
            <w:szCs w:val="22"/>
          </w:rPr>
          <w:t xml:space="preserve"> y licencias</w:t>
        </w:r>
      </w:ins>
      <w:r>
        <w:rPr>
          <w:rFonts w:ascii="Liberation Serif" w:cs="Liberation Serif" w:eastAsia="Liberation Serif" w:hAnsi="Liberation Serif"/>
          <w:b w:val="false"/>
          <w:bCs w:val="false"/>
          <w:i w:val="false"/>
          <w:iCs w:val="false"/>
          <w:color w:val="1A1A1A"/>
          <w:sz w:val="22"/>
          <w:szCs w:val="22"/>
        </w:rPr>
        <w:t xml:space="preserve"> suficientes para su uso, explotación y cesión a EL CLIENTE, y que no infringen derechos de autor, marcas, patentes, secretos industriales ni </w:t>
      </w:r>
      <w:del w:id="459" w:author="LSSM" w:date="2026-09-10T12:00:00Z">
        <w:r>
          <w:rPr>
            <w:rFonts w:ascii="Liberation Serif" w:cs="Liberation Serif" w:eastAsia="Liberation Serif" w:hAnsi="Liberation Serif"/>
            <w:b w:val="false"/>
            <w:bCs w:val="false"/>
            <w:i w:val="false"/>
            <w:iCs w:val="false"/>
            <w:color w:val="1A1A1A"/>
            <w:sz w:val="22"/>
            <w:szCs w:val="22"/>
          </w:rPr>
          <w:delText xml:space="preserve">cualquier otro derecho de propiedad intelectual o industrial</w:delText>
        </w:r>
      </w:del>
      <w:ins w:id="460" w:author="LSSM" w:date="2026-09-10T12:00:00Z">
        <w:r>
          <w:rPr>
            <w:rFonts w:ascii="Liberation Serif" w:cs="Liberation Serif" w:eastAsia="Liberation Serif" w:hAnsi="Liberation Serif"/>
            <w:b w:val="false"/>
            <w:bCs w:val="false"/>
            <w:i w:val="false"/>
            <w:iCs w:val="false"/>
            <w:color w:val="1A1A1A"/>
            <w:sz w:val="22"/>
            <w:szCs w:val="22"/>
          </w:rPr>
          <w:t xml:space="preserve">otros derechos</w:t>
        </w:r>
      </w:ins>
      <w:r>
        <w:rPr>
          <w:rFonts w:ascii="Liberation Serif" w:cs="Liberation Serif" w:eastAsia="Liberation Serif" w:hAnsi="Liberation Serif"/>
          <w:b w:val="false"/>
          <w:bCs w:val="false"/>
          <w:i w:val="false"/>
          <w:iCs w:val="false"/>
          <w:color w:val="1A1A1A"/>
          <w:sz w:val="22"/>
          <w:szCs w:val="22"/>
        </w:rPr>
        <w:t xml:space="preserve"> de terceros. </w:t>
      </w:r>
      <w:del w:id="461" w:author="LSSM" w:date="2026-09-10T12:00:00Z">
        <w:r>
          <w:rPr>
            <w:rFonts w:ascii="Liberation Serif" w:cs="Liberation Serif" w:eastAsia="Liberation Serif" w:hAnsi="Liberation Serif"/>
            <w:b w:val="false"/>
            <w:bCs w:val="false"/>
            <w:i w:val="false"/>
            <w:iCs w:val="false"/>
            <w:color w:val="1A1A1A"/>
            <w:sz w:val="22"/>
            <w:szCs w:val="22"/>
          </w:rPr>
          <w:delText xml:space="preserve">En caso de emplear librerías, componentes o</w:delText>
        </w:r>
      </w:del>
      <w:commentRangeStart w:id="56"/>
      <w:ins w:id="462" w:author="LSSM" w:date="2026-09-10T12:00:00Z">
        <w:r>
          <w:rPr>
            <w:rFonts w:ascii="Liberation Serif" w:cs="Liberation Serif" w:eastAsia="Liberation Serif" w:hAnsi="Liberation Serif"/>
            <w:b w:val="false"/>
            <w:bCs w:val="false"/>
            <w:i w:val="false"/>
            <w:iCs w:val="false"/>
            <w:color w:val="1A1A1A"/>
            <w:sz w:val="22"/>
            <w:szCs w:val="22"/>
          </w:rPr>
          <w:t xml:space="preserve">EL PRESTADOR entregará en cada hito un inventario de los componentes de</w:t>
        </w:r>
      </w:ins>
      <w:r>
        <w:rPr>
          <w:rFonts w:ascii="Liberation Serif" w:cs="Liberation Serif" w:eastAsia="Liberation Serif" w:hAnsi="Liberation Serif"/>
          <w:b w:val="false"/>
          <w:bCs w:val="false"/>
          <w:i w:val="false"/>
          <w:iCs w:val="false"/>
          <w:color w:val="1A1A1A"/>
          <w:sz w:val="22"/>
          <w:szCs w:val="22"/>
        </w:rPr>
        <w:t xml:space="preserve"> software de terceros </w:t>
      </w:r>
      <w:del w:id="463" w:author="LSSM" w:date="2026-09-10T12:00:00Z">
        <w:r>
          <w:rPr>
            <w:rFonts w:ascii="Liberation Serif" w:cs="Liberation Serif" w:eastAsia="Liberation Serif" w:hAnsi="Liberation Serif"/>
            <w:b w:val="false"/>
            <w:bCs w:val="false"/>
            <w:i w:val="false"/>
            <w:iCs w:val="false"/>
            <w:color w:val="1A1A1A"/>
            <w:sz w:val="22"/>
            <w:szCs w:val="22"/>
          </w:rPr>
          <w:delText xml:space="preserve">(incluyendo open source), EL PRESTADOR informará a EL CLIENTE, por escrito y antes de su integración, las licencias aplicables y sus alcances y restricciones, absteniéndose de utilizar licencias que limiten o condicionen el uso comercial, la cesión o la propiedad de EL CLIENTE sobre los entregables, salvo</w:delText>
        </w:r>
      </w:del>
      <w:ins w:id="464" w:author="LSSM" w:date="2026-09-10T12:00:00Z">
        <w:r>
          <w:rPr>
            <w:rFonts w:ascii="Liberation Serif" w:cs="Liberation Serif" w:eastAsia="Liberation Serif" w:hAnsi="Liberation Serif"/>
            <w:b w:val="false"/>
            <w:bCs w:val="false"/>
            <w:i w:val="false"/>
            <w:iCs w:val="false"/>
            <w:color w:val="1A1A1A"/>
            <w:sz w:val="22"/>
            <w:szCs w:val="22"/>
          </w:rPr>
          <w:t xml:space="preserve">y de código abierto incorporados (SBOM) con sus licencias. Las licencias permisivas (MIT, BSD, Apache 2.0, ISC y equivalentes) no requieren aviso previo; las licencias que condicionen la distribución del código propio o su uso comercial (GPL, AGPL, LGPL, SSPL, CC BY-SA y equivalentes) requieren</w:t>
        </w:r>
      </w:ins>
      <w:commentRangeEnd w:id="56"/>
      <w:r>
        <w:commentReference w:id="56"/>
      </w:r>
      <w:r>
        <w:rPr>
          <w:rFonts w:ascii="Liberation Serif" w:cs="Liberation Serif" w:eastAsia="Liberation Serif" w:hAnsi="Liberation Serif"/>
          <w:b w:val="false"/>
          <w:bCs w:val="false"/>
          <w:i w:val="false"/>
          <w:iCs w:val="false"/>
          <w:color w:val="1A1A1A"/>
          <w:sz w:val="22"/>
          <w:szCs w:val="22"/>
        </w:rPr>
        <w:t xml:space="preserve"> autorización previa y por escrito de </w:t>
      </w:r>
      <w:del w:id="465" w:author="LSSM" w:date="2026-09-10T12:00:00Z">
        <w:r>
          <w:rPr>
            <w:rFonts w:ascii="Liberation Serif" w:cs="Liberation Serif" w:eastAsia="Liberation Serif" w:hAnsi="Liberation Serif"/>
            <w:b w:val="false"/>
            <w:bCs w:val="false"/>
            <w:i w:val="false"/>
            <w:iCs w:val="false"/>
            <w:color w:val="1A1A1A"/>
            <w:sz w:val="22"/>
            <w:szCs w:val="22"/>
          </w:rPr>
          <w:delText xml:space="preserve">este último.</w:delText>
        </w:r>
      </w:del>
      <w:ins w:id="466" w:author="LSSM" w:date="2026-09-10T12:00:00Z">
        <w:r>
          <w:rPr>
            <w:rFonts w:ascii="Liberation Serif" w:cs="Liberation Serif" w:eastAsia="Liberation Serif" w:hAnsi="Liberation Serif"/>
            <w:b w:val="false"/>
            <w:bCs w:val="false"/>
            <w:i w:val="false"/>
            <w:iCs w:val="false"/>
            <w:color w:val="1A1A1A"/>
            <w:sz w:val="22"/>
            <w:szCs w:val="22"/>
          </w:rPr>
          <w:t xml:space="preserve">EL CLIENTE antes de su integración. Los insumos aportados por EL CLIENTE (fotografías, marcas, textos y bases de conocimiento) quedan bajo la garantía de EL CLIENTE.</w:t>
        </w:r>
      </w:ins>
    </w:p>
    <w:p>
      <w:pPr>
        <w:spacing w:after="140" w:line="264"/>
        <w:jc w:val="both"/>
      </w:pPr>
      <w:r>
        <w:rPr>
          <w:rFonts w:ascii="Liberation Serif" w:cs="Liberation Serif" w:eastAsia="Liberation Serif" w:hAnsi="Liberation Serif"/>
          <w:b/>
          <w:bCs/>
          <w:i w:val="false"/>
          <w:iCs w:val="false"/>
          <w:color w:val="1A1A1A"/>
          <w:sz w:val="22"/>
          <w:szCs w:val="22"/>
        </w:rPr>
        <w:t xml:space="preserve">VI.</w:t>
      </w:r>
      <w:r>
        <w:rPr>
          <w:rFonts w:ascii="Liberation Serif" w:cs="Liberation Serif" w:eastAsia="Liberation Serif" w:hAnsi="Liberation Serif"/>
          <w:b w:val="false"/>
          <w:bCs w:val="false"/>
          <w:i w:val="false"/>
          <w:iCs w:val="false"/>
          <w:color w:val="1A1A1A"/>
          <w:sz w:val="22"/>
          <w:szCs w:val="22"/>
        </w:rPr>
        <w:t xml:space="preserve"> Ceder a EL CLIENTE la titularidad de los derechos patrimoniales </w:t>
      </w:r>
      <w:del w:id="467" w:author="LSSM" w:date="2026-09-10T12:00:00Z">
        <w:r>
          <w:rPr>
            <w:rFonts w:ascii="Liberation Serif" w:cs="Liberation Serif" w:eastAsia="Liberation Serif" w:hAnsi="Liberation Serif"/>
            <w:b w:val="false"/>
            <w:bCs w:val="false"/>
            <w:i w:val="false"/>
            <w:iCs w:val="false"/>
            <w:color w:val="1A1A1A"/>
            <w:sz w:val="22"/>
            <w:szCs w:val="22"/>
          </w:rPr>
          <w:delText xml:space="preserve">de propiedad intelectual </w:delText>
        </w:r>
      </w:del>
      <w:r>
        <w:rPr>
          <w:rFonts w:ascii="Liberation Serif" w:cs="Liberation Serif" w:eastAsia="Liberation Serif" w:hAnsi="Liberation Serif"/>
          <w:b w:val="false"/>
          <w:bCs w:val="false"/>
          <w:i w:val="false"/>
          <w:iCs w:val="false"/>
          <w:color w:val="1A1A1A"/>
          <w:sz w:val="22"/>
          <w:szCs w:val="22"/>
        </w:rPr>
        <w:t xml:space="preserve">sobre los entregables</w:t>
      </w:r>
      <w:del w:id="468"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r>
        <w:rPr>
          <w:rFonts w:ascii="Liberation Serif" w:cs="Liberation Serif" w:eastAsia="Liberation Serif" w:hAnsi="Liberation Serif"/>
          <w:b w:val="false"/>
          <w:bCs w:val="false"/>
          <w:i w:val="false"/>
          <w:iCs w:val="false"/>
          <w:color w:val="1A1A1A"/>
          <w:sz w:val="22"/>
          <w:szCs w:val="22"/>
        </w:rPr>
        <w:t xml:space="preserve"> en los términos de la Cláusula Décima Sexta</w:t>
      </w:r>
      <w:del w:id="469"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r>
        <w:rPr>
          <w:rFonts w:ascii="Liberation Serif" w:cs="Liberation Serif" w:eastAsia="Liberation Serif" w:hAnsi="Liberation Serif"/>
          <w:b w:val="false"/>
          <w:bCs w:val="false"/>
          <w:i w:val="false"/>
          <w:iCs w:val="false"/>
          <w:color w:val="1A1A1A"/>
          <w:sz w:val="22"/>
          <w:szCs w:val="22"/>
        </w:rPr>
        <w:t xml:space="preserve"> y entregarle, sin costo adicional</w:t>
      </w:r>
      <w:del w:id="470" w:author="LSSM" w:date="2026-09-10T12:00:00Z">
        <w:r>
          <w:rPr>
            <w:rFonts w:ascii="Liberation Serif" w:cs="Liberation Serif" w:eastAsia="Liberation Serif" w:hAnsi="Liberation Serif"/>
            <w:b w:val="false"/>
            <w:bCs w:val="false"/>
            <w:i w:val="false"/>
            <w:iCs w:val="false"/>
            <w:color w:val="1A1A1A"/>
            <w:sz w:val="22"/>
            <w:szCs w:val="22"/>
          </w:rPr>
          <w:delText xml:space="preserve"> y dentro de un plazo no mayor a diez días naturales siguientes a cada hito de entrega o a la terminación del Contrato (lo que ocurra primero)</w:delText>
        </w:r>
      </w:del>
      <w:r>
        <w:rPr>
          <w:rFonts w:ascii="Liberation Serif" w:cs="Liberation Serif" w:eastAsia="Liberation Serif" w:hAnsi="Liberation Serif"/>
          <w:b w:val="false"/>
          <w:bCs w:val="false"/>
          <w:i w:val="false"/>
          <w:iCs w:val="false"/>
          <w:color w:val="1A1A1A"/>
          <w:sz w:val="22"/>
          <w:szCs w:val="22"/>
        </w:rPr>
        <w:t xml:space="preserve">, el código fuente</w:t>
      </w:r>
      <w:del w:id="471" w:author="LSSM" w:date="2026-09-10T12:00:00Z">
        <w:r>
          <w:rPr>
            <w:rFonts w:ascii="Liberation Serif" w:cs="Liberation Serif" w:eastAsia="Liberation Serif" w:hAnsi="Liberation Serif"/>
            <w:b w:val="false"/>
            <w:bCs w:val="false"/>
            <w:i w:val="false"/>
            <w:iCs w:val="false"/>
            <w:color w:val="1A1A1A"/>
            <w:sz w:val="22"/>
            <w:szCs w:val="22"/>
          </w:rPr>
          <w:delText xml:space="preserve"> completo y actualizado, el acceso y/o la titularidad de</w:delText>
        </w:r>
      </w:del>
      <w:ins w:id="472" w:author="LSSM" w:date="2026-09-10T12:00:00Z">
        <w:r>
          <w:rPr>
            <w:rFonts w:ascii="Liberation Serif" w:cs="Liberation Serif" w:eastAsia="Liberation Serif" w:hAnsi="Liberation Serif"/>
            <w:b w:val="false"/>
            <w:bCs w:val="false"/>
            <w:i w:val="false"/>
            <w:iCs w:val="false"/>
            <w:color w:val="1A1A1A"/>
            <w:sz w:val="22"/>
            <w:szCs w:val="22"/>
          </w:rPr>
          <w:t xml:space="preserve">,</w:t>
        </w:r>
      </w:ins>
      <w:r>
        <w:rPr>
          <w:rFonts w:ascii="Liberation Serif" w:cs="Liberation Serif" w:eastAsia="Liberation Serif" w:hAnsi="Liberation Serif"/>
          <w:b w:val="false"/>
          <w:bCs w:val="false"/>
          <w:i w:val="false"/>
          <w:iCs w:val="false"/>
          <w:color w:val="1A1A1A"/>
          <w:sz w:val="22"/>
          <w:szCs w:val="22"/>
        </w:rPr>
        <w:t xml:space="preserve"> los repositorios,</w:t>
      </w:r>
      <w:ins w:id="473" w:author="LSSM" w:date="2026-09-10T12:00:00Z">
        <w:r>
          <w:rPr>
            <w:rFonts w:ascii="Liberation Serif" w:cs="Liberation Serif" w:eastAsia="Liberation Serif" w:hAnsi="Liberation Serif"/>
            <w:b w:val="false"/>
            <w:bCs w:val="false"/>
            <w:i w:val="false"/>
            <w:iCs w:val="false"/>
            <w:color w:val="1A1A1A"/>
            <w:sz w:val="22"/>
            <w:szCs w:val="22"/>
          </w:rPr>
          <w:t xml:space="preserve"> las</w:t>
        </w:r>
      </w:ins>
      <w:r>
        <w:rPr>
          <w:rFonts w:ascii="Liberation Serif" w:cs="Liberation Serif" w:eastAsia="Liberation Serif" w:hAnsi="Liberation Serif"/>
          <w:b w:val="false"/>
          <w:bCs w:val="false"/>
          <w:i w:val="false"/>
          <w:iCs w:val="false"/>
          <w:color w:val="1A1A1A"/>
          <w:sz w:val="22"/>
          <w:szCs w:val="22"/>
        </w:rPr>
        <w:t xml:space="preserve"> credenciales de administración, </w:t>
      </w:r>
      <w:ins w:id="474" w:author="LSSM" w:date="2026-09-10T12:00:00Z">
        <w:r>
          <w:rPr>
            <w:rFonts w:ascii="Liberation Serif" w:cs="Liberation Serif" w:eastAsia="Liberation Serif" w:hAnsi="Liberation Serif"/>
            <w:b w:val="false"/>
            <w:bCs w:val="false"/>
            <w:i w:val="false"/>
            <w:iCs w:val="false"/>
            <w:color w:val="1A1A1A"/>
            <w:sz w:val="22"/>
            <w:szCs w:val="22"/>
          </w:rPr>
          <w:t xml:space="preserve">las </w:t>
        </w:r>
      </w:ins>
      <w:r>
        <w:rPr>
          <w:rFonts w:ascii="Liberation Serif" w:cs="Liberation Serif" w:eastAsia="Liberation Serif" w:hAnsi="Liberation Serif"/>
          <w:b w:val="false"/>
          <w:bCs w:val="false"/>
          <w:i w:val="false"/>
          <w:iCs w:val="false"/>
          <w:color w:val="1A1A1A"/>
          <w:sz w:val="22"/>
          <w:szCs w:val="22"/>
        </w:rPr>
        <w:t xml:space="preserve">bases de datos</w:t>
      </w:r>
      <w:del w:id="475" w:author="LSSM" w:date="2026-09-10T12:00:00Z">
        <w:r>
          <w:rPr>
            <w:rFonts w:ascii="Liberation Serif" w:cs="Liberation Serif" w:eastAsia="Liberation Serif" w:hAnsi="Liberation Serif"/>
            <w:b w:val="false"/>
            <w:bCs w:val="false"/>
            <w:i w:val="false"/>
            <w:iCs w:val="false"/>
            <w:color w:val="1A1A1A"/>
            <w:sz w:val="22"/>
            <w:szCs w:val="22"/>
          </w:rPr>
          <w:delText xml:space="preserve">, documentación técnica y demás activos digitales necesarios para que EL CLIENTE pueda</w:delText>
        </w:r>
      </w:del>
      <w:ins w:id="476" w:author="LSSM" w:date="2026-09-10T12:00:00Z">
        <w:r>
          <w:rPr>
            <w:rFonts w:ascii="Liberation Serif" w:cs="Liberation Serif" w:eastAsia="Liberation Serif" w:hAnsi="Liberation Serif"/>
            <w:b w:val="false"/>
            <w:bCs w:val="false"/>
            <w:i w:val="false"/>
            <w:iCs w:val="false"/>
            <w:color w:val="1A1A1A"/>
            <w:sz w:val="22"/>
            <w:szCs w:val="22"/>
          </w:rPr>
          <w:t xml:space="preserve"> y la documentación técnica necesarios para</w:t>
        </w:r>
      </w:ins>
      <w:r>
        <w:rPr>
          <w:rFonts w:ascii="Liberation Serif" w:cs="Liberation Serif" w:eastAsia="Liberation Serif" w:hAnsi="Liberation Serif"/>
          <w:b w:val="false"/>
          <w:bCs w:val="false"/>
          <w:i w:val="false"/>
          <w:iCs w:val="false"/>
          <w:color w:val="1A1A1A"/>
          <w:sz w:val="22"/>
          <w:szCs w:val="22"/>
        </w:rPr>
        <w:t xml:space="preserve"> operar, mantener y modificar los entregables de manera autónoma, conforme a la Cláusula Novena, Sección III</w:t>
      </w:r>
      <w:ins w:id="477" w:author="LSSM" w:date="2026-09-10T12:00:00Z">
        <w:r>
          <w:rPr>
            <w:rFonts w:ascii="Liberation Serif" w:cs="Liberation Serif" w:eastAsia="Liberation Serif" w:hAnsi="Liberation Serif"/>
            <w:b w:val="false"/>
            <w:bCs w:val="false"/>
            <w:i w:val="false"/>
            <w:iCs w:val="false"/>
            <w:color w:val="1A1A1A"/>
            <w:sz w:val="22"/>
            <w:szCs w:val="22"/>
          </w:rPr>
          <w:t xml:space="preserve">, es decir, </w:t>
        </w:r>
      </w:ins>
      <w:commentRangeStart w:id="57"/>
      <w:ins w:id="478" w:author="LSSM" w:date="2026-09-10T12:00:00Z">
        <w:r>
          <w:rPr>
            <w:rFonts w:ascii="Liberation Serif" w:cs="Liberation Serif" w:eastAsia="Liberation Serif" w:hAnsi="Liberation Serif"/>
            <w:b/>
            <w:bCs/>
            <w:i w:val="false"/>
            <w:iCs w:val="false"/>
            <w:color w:val="1A1A1A"/>
            <w:sz w:val="22"/>
            <w:szCs w:val="22"/>
          </w:rPr>
          <w:t xml:space="preserve">por mitades y contra cada exhibición efectivamente pagada</w:t>
        </w:r>
      </w:ins>
      <w:commentRangeEnd w:id="57"/>
      <w:r>
        <w:commentReference w:id="57"/>
      </w:r>
      <w:ins w:id="479" w:author="LSSM" w:date="2026-09-10T12:00:00Z">
        <w:r>
          <w:rPr>
            <w:rFonts w:ascii="Liberation Serif" w:cs="Liberation Serif" w:eastAsia="Liberation Serif" w:hAnsi="Liberation Serif"/>
            <w:b w:val="false"/>
            <w:bCs w:val="false"/>
            <w:i w:val="false"/>
            <w:iCs w:val="false"/>
            <w:color w:val="1A1A1A"/>
            <w:sz w:val="22"/>
            <w:szCs w:val="22"/>
          </w:rPr>
          <w:t xml:space="preserve">, dentro de los </w:t>
        </w:r>
      </w:ins>
      <w:ins w:id="480" w:author="LSSM" w:date="2026-09-10T12:00:00Z">
        <w:r>
          <w:rPr>
            <w:rFonts w:ascii="Liberation Serif" w:cs="Liberation Serif" w:eastAsia="Liberation Serif" w:hAnsi="Liberation Serif"/>
            <w:b/>
            <w:bCs/>
            <w:i w:val="false"/>
            <w:iCs w:val="false"/>
            <w:color w:val="1A1A1A"/>
            <w:sz w:val="22"/>
            <w:szCs w:val="22"/>
          </w:rPr>
          <w:t xml:space="preserve">5 (cinco) días hábiles</w:t>
        </w:r>
      </w:ins>
      <w:ins w:id="481" w:author="LSSM" w:date="2026-09-10T12:00:00Z">
        <w:r>
          <w:rPr>
            <w:rFonts w:ascii="Liberation Serif" w:cs="Liberation Serif" w:eastAsia="Liberation Serif" w:hAnsi="Liberation Serif"/>
            <w:b w:val="false"/>
            <w:bCs w:val="false"/>
            <w:i w:val="false"/>
            <w:iCs w:val="false"/>
            <w:color w:val="1A1A1A"/>
            <w:sz w:val="22"/>
            <w:szCs w:val="22"/>
          </w:rPr>
          <w:t xml:space="preserve"> siguientes a cada pago</w:t>
        </w:r>
      </w:ins>
      <w:r>
        <w:rPr>
          <w:rFonts w:ascii="Liberation Serif" w:cs="Liberation Serif" w:eastAsia="Liberation Serif" w:hAnsi="Liberation Serif"/>
          <w:b w:val="false"/>
          <w:bCs w:val="false"/>
          <w:i w:val="false"/>
          <w:iCs w:val="false"/>
          <w:color w:val="1A1A1A"/>
          <w:sz w:val="22"/>
          <w:szCs w:val="22"/>
        </w:rPr>
        <w:t xml:space="preserve">. La falta de entrega </w:t>
      </w:r>
      <w:del w:id="482" w:author="LSSM" w:date="2026-09-10T12:00:00Z">
        <w:r>
          <w:rPr>
            <w:rFonts w:ascii="Liberation Serif" w:cs="Liberation Serif" w:eastAsia="Liberation Serif" w:hAnsi="Liberation Serif"/>
            <w:b w:val="false"/>
            <w:bCs w:val="false"/>
            <w:i w:val="false"/>
            <w:iCs w:val="false"/>
            <w:color w:val="1A1A1A"/>
            <w:sz w:val="22"/>
            <w:szCs w:val="22"/>
          </w:rPr>
          <w:delText xml:space="preserve">oportuna de dichos activos se considerará incumplimiento grave para efectos</w:delText>
        </w:r>
      </w:del>
      <w:ins w:id="483" w:author="LSSM" w:date="2026-09-10T12:00:00Z">
        <w:r>
          <w:rPr>
            <w:rFonts w:ascii="Liberation Serif" w:cs="Liberation Serif" w:eastAsia="Liberation Serif" w:hAnsi="Liberation Serif"/>
            <w:b w:val="false"/>
            <w:bCs w:val="false"/>
            <w:i w:val="false"/>
            <w:iCs w:val="false"/>
            <w:color w:val="1A1A1A"/>
            <w:sz w:val="22"/>
            <w:szCs w:val="22"/>
          </w:rPr>
          <w:t xml:space="preserve">en ese plazo constituye incumplimiento sujeto al procedimiento de subsanación</w:t>
        </w:r>
      </w:ins>
      <w:r>
        <w:rPr>
          <w:rFonts w:ascii="Liberation Serif" w:cs="Liberation Serif" w:eastAsia="Liberation Serif" w:hAnsi="Liberation Serif"/>
          <w:b w:val="false"/>
          <w:bCs w:val="false"/>
          <w:i w:val="false"/>
          <w:iCs w:val="false"/>
          <w:color w:val="1A1A1A"/>
          <w:sz w:val="22"/>
          <w:szCs w:val="22"/>
        </w:rPr>
        <w:t xml:space="preserve"> de la Cláusula Décima Quinta</w:t>
      </w:r>
      <w:ins w:id="484" w:author="LSSM" w:date="2026-09-10T12:00:00Z">
        <w:r>
          <w:rPr>
            <w:rFonts w:ascii="Liberation Serif" w:cs="Liberation Serif" w:eastAsia="Liberation Serif" w:hAnsi="Liberation Serif"/>
            <w:b w:val="false"/>
            <w:bCs w:val="false"/>
            <w:i w:val="false"/>
            <w:iCs w:val="false"/>
            <w:color w:val="1A1A1A"/>
            <w:sz w:val="22"/>
            <w:szCs w:val="22"/>
          </w:rPr>
          <w:t xml:space="preserve"> y al límite de responsabilidad de la Cláusula Vigésima, salvo que se acredite alguno de los supuestos de su fracción IV</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VII.</w:t>
      </w:r>
      <w:commentRangeStart w:id="58"/>
      <w:r>
        <w:rPr>
          <w:rFonts w:ascii="Liberation Serif" w:cs="Liberation Serif" w:eastAsia="Liberation Serif" w:hAnsi="Liberation Serif"/>
          <w:b w:val="false"/>
          <w:bCs w:val="false"/>
          <w:i w:val="false"/>
          <w:iCs w:val="false"/>
          <w:color w:val="1A1A1A"/>
          <w:sz w:val="22"/>
          <w:szCs w:val="22"/>
        </w:rPr>
        <w:t xml:space="preserve"> Guardar estricta confidencialidad respecto de la información, documentación, bases de datos y </w:t>
      </w:r>
      <w:del w:id="485" w:author="LSSM" w:date="2026-09-10T12:00:00Z">
        <w:r>
          <w:rPr>
            <w:rFonts w:ascii="Liberation Serif" w:cs="Liberation Serif" w:eastAsia="Liberation Serif" w:hAnsi="Liberation Serif"/>
            <w:b w:val="false"/>
            <w:bCs w:val="false"/>
            <w:i w:val="false"/>
            <w:iCs w:val="false"/>
            <w:color w:val="1A1A1A"/>
            <w:sz w:val="22"/>
            <w:szCs w:val="22"/>
          </w:rPr>
          <w:delText xml:space="preserve">know-how</w:delText>
        </w:r>
      </w:del>
      <w:ins w:id="486" w:author="LSSM" w:date="2026-09-10T12:00:00Z">
        <w:r>
          <w:rPr>
            <w:rFonts w:ascii="Liberation Serif" w:cs="Liberation Serif" w:eastAsia="Liberation Serif" w:hAnsi="Liberation Serif"/>
            <w:b w:val="false"/>
            <w:bCs w:val="false"/>
            <w:i w:val="false"/>
            <w:iCs w:val="false"/>
            <w:color w:val="1A1A1A"/>
            <w:sz w:val="22"/>
            <w:szCs w:val="22"/>
          </w:rPr>
          <w:t xml:space="preserve">conocimiento</w:t>
        </w:r>
      </w:ins>
      <w:r>
        <w:rPr>
          <w:rFonts w:ascii="Liberation Serif" w:cs="Liberation Serif" w:eastAsia="Liberation Serif" w:hAnsi="Liberation Serif"/>
          <w:b w:val="false"/>
          <w:bCs w:val="false"/>
          <w:i w:val="false"/>
          <w:iCs w:val="false"/>
          <w:color w:val="1A1A1A"/>
          <w:sz w:val="22"/>
          <w:szCs w:val="22"/>
        </w:rPr>
        <w:t xml:space="preserve"> de EL CLIENTE, y </w:t>
      </w:r>
      <w:commentRangeEnd w:id="58"/>
      <w:r>
        <w:commentReference w:id="58"/>
      </w:r>
      <w:del w:id="487" w:author="LSSM" w:date="2026-09-10T12:00:00Z">
        <w:r>
          <w:rPr>
            <w:rFonts w:ascii="Liberation Serif" w:cs="Liberation Serif" w:eastAsia="Liberation Serif" w:hAnsi="Liberation Serif"/>
            <w:b w:val="false"/>
            <w:bCs w:val="false"/>
            <w:i w:val="false"/>
            <w:iCs w:val="false"/>
            <w:color w:val="1A1A1A"/>
            <w:sz w:val="22"/>
            <w:szCs w:val="22"/>
          </w:rPr>
          <w:delText xml:space="preserve">dar cumplimiento a la legislación aplicable en materia</w:delText>
        </w:r>
      </w:del>
      <w:ins w:id="488" w:author="LSSM" w:date="2026-09-10T12:00:00Z">
        <w:r>
          <w:rPr>
            <w:rFonts w:ascii="Liberation Serif" w:cs="Liberation Serif" w:eastAsia="Liberation Serif" w:hAnsi="Liberation Serif"/>
            <w:b w:val="false"/>
            <w:bCs w:val="false"/>
            <w:i w:val="false"/>
            <w:iCs w:val="false"/>
            <w:color w:val="1A1A1A"/>
            <w:sz w:val="22"/>
            <w:szCs w:val="22"/>
          </w:rPr>
          <w:t xml:space="preserve">cumplir la legislación</w:t>
        </w:r>
      </w:ins>
      <w:r>
        <w:rPr>
          <w:rFonts w:ascii="Liberation Serif" w:cs="Liberation Serif" w:eastAsia="Liberation Serif" w:hAnsi="Liberation Serif"/>
          <w:b w:val="false"/>
          <w:bCs w:val="false"/>
          <w:i w:val="false"/>
          <w:iCs w:val="false"/>
          <w:color w:val="1A1A1A"/>
          <w:sz w:val="22"/>
          <w:szCs w:val="22"/>
        </w:rPr>
        <w:t xml:space="preserve"> de protección de datos personales</w:t>
      </w:r>
      <w:del w:id="489" w:author="LSSM" w:date="2026-09-10T12:00:00Z">
        <w:r>
          <w:rPr>
            <w:rFonts w:ascii="Liberation Serif" w:cs="Liberation Serif" w:eastAsia="Liberation Serif" w:hAnsi="Liberation Serif"/>
            <w:b w:val="false"/>
            <w:bCs w:val="false"/>
            <w:i w:val="false"/>
            <w:iCs w:val="false"/>
            <w:color w:val="1A1A1A"/>
            <w:sz w:val="22"/>
            <w:szCs w:val="22"/>
          </w:rPr>
          <w:delText xml:space="preserve">, conforme a lo previsto en</w:delText>
        </w:r>
      </w:del>
      <w:ins w:id="490" w:author="LSSM" w:date="2026-09-10T12:00:00Z">
        <w:r>
          <w:rPr>
            <w:rFonts w:ascii="Liberation Serif" w:cs="Liberation Serif" w:eastAsia="Liberation Serif" w:hAnsi="Liberation Serif"/>
            <w:b w:val="false"/>
            <w:bCs w:val="false"/>
            <w:i w:val="false"/>
            <w:iCs w:val="false"/>
            <w:color w:val="1A1A1A"/>
            <w:sz w:val="22"/>
            <w:szCs w:val="22"/>
          </w:rPr>
          <w:t xml:space="preserve"> conforme a</w:t>
        </w:r>
      </w:ins>
      <w:r>
        <w:rPr>
          <w:rFonts w:ascii="Liberation Serif" w:cs="Liberation Serif" w:eastAsia="Liberation Serif" w:hAnsi="Liberation Serif"/>
          <w:b w:val="false"/>
          <w:bCs w:val="false"/>
          <w:i w:val="false"/>
          <w:iCs w:val="false"/>
          <w:color w:val="1A1A1A"/>
          <w:sz w:val="22"/>
          <w:szCs w:val="22"/>
        </w:rPr>
        <w:t xml:space="preserve"> las Cláusulas Décima Séptima y Décima Octava</w:t>
      </w:r>
      <w:del w:id="491" w:author="LSSM" w:date="2026-09-10T12:00:00Z">
        <w:r>
          <w:rPr>
            <w:rFonts w:ascii="Liberation Serif" w:cs="Liberation Serif" w:eastAsia="Liberation Serif" w:hAnsi="Liberation Serif"/>
            <w:b w:val="false"/>
            <w:bCs w:val="false"/>
            <w:i w:val="false"/>
            <w:iCs w:val="false"/>
            <w:color w:val="1A1A1A"/>
            <w:sz w:val="22"/>
            <w:szCs w:val="22"/>
          </w:rPr>
          <w:delText xml:space="preserve">. EL PRESTADOR será responsable de cualquier vulneración</w:delText>
        </w:r>
      </w:del>
      <w:ins w:id="492" w:author="LSSM" w:date="2026-09-10T12:00:00Z">
        <w:r>
          <w:rPr>
            <w:rFonts w:ascii="Liberation Serif" w:cs="Liberation Serif" w:eastAsia="Liberation Serif" w:hAnsi="Liberation Serif"/>
            <w:b w:val="false"/>
            <w:bCs w:val="false"/>
            <w:i w:val="false"/>
            <w:iCs w:val="false"/>
            <w:color w:val="1A1A1A"/>
            <w:sz w:val="22"/>
            <w:szCs w:val="22"/>
          </w:rPr>
          <w:t xml:space="preserve">, respondiendo por las vulneraciones</w:t>
        </w:r>
      </w:ins>
      <w:r>
        <w:rPr>
          <w:rFonts w:ascii="Liberation Serif" w:cs="Liberation Serif" w:eastAsia="Liberation Serif" w:hAnsi="Liberation Serif"/>
          <w:b w:val="false"/>
          <w:bCs w:val="false"/>
          <w:i w:val="false"/>
          <w:iCs w:val="false"/>
          <w:color w:val="1A1A1A"/>
          <w:sz w:val="22"/>
          <w:szCs w:val="22"/>
        </w:rPr>
        <w:t xml:space="preserve"> de seguridad,</w:t>
      </w:r>
      <w:ins w:id="493" w:author="LSSM" w:date="2026-09-10T12:00:00Z">
        <w:r>
          <w:rPr>
            <w:rFonts w:ascii="Liberation Serif" w:cs="Liberation Serif" w:eastAsia="Liberation Serif" w:hAnsi="Liberation Serif"/>
            <w:b w:val="false"/>
            <w:bCs w:val="false"/>
            <w:i w:val="false"/>
            <w:iCs w:val="false"/>
            <w:color w:val="1A1A1A"/>
            <w:sz w:val="22"/>
            <w:szCs w:val="22"/>
          </w:rPr>
          <w:t xml:space="preserve"> el</w:t>
        </w:r>
      </w:ins>
      <w:r>
        <w:rPr>
          <w:rFonts w:ascii="Liberation Serif" w:cs="Liberation Serif" w:eastAsia="Liberation Serif" w:hAnsi="Liberation Serif"/>
          <w:b w:val="false"/>
          <w:bCs w:val="false"/>
          <w:i w:val="false"/>
          <w:iCs w:val="false"/>
          <w:color w:val="1A1A1A"/>
          <w:sz w:val="22"/>
          <w:szCs w:val="22"/>
        </w:rPr>
        <w:t xml:space="preserve"> uso indebido o </w:t>
      </w:r>
      <w:ins w:id="494" w:author="LSSM" w:date="2026-09-10T12:00:00Z">
        <w:r>
          <w:rPr>
            <w:rFonts w:ascii="Liberation Serif" w:cs="Liberation Serif" w:eastAsia="Liberation Serif" w:hAnsi="Liberation Serif"/>
            <w:b w:val="false"/>
            <w:bCs w:val="false"/>
            <w:i w:val="false"/>
            <w:iCs w:val="false"/>
            <w:color w:val="1A1A1A"/>
            <w:sz w:val="22"/>
            <w:szCs w:val="22"/>
          </w:rPr>
          <w:t xml:space="preserve">la </w:t>
        </w:r>
      </w:ins>
      <w:r>
        <w:rPr>
          <w:rFonts w:ascii="Liberation Serif" w:cs="Liberation Serif" w:eastAsia="Liberation Serif" w:hAnsi="Liberation Serif"/>
          <w:b w:val="false"/>
          <w:bCs w:val="false"/>
          <w:i w:val="false"/>
          <w:iCs w:val="false"/>
          <w:color w:val="1A1A1A"/>
          <w:sz w:val="22"/>
          <w:szCs w:val="22"/>
        </w:rPr>
        <w:t xml:space="preserve">divulgación no autorizada </w:t>
      </w:r>
      <w:del w:id="495" w:author="LSSM" w:date="2026-09-10T12:00:00Z">
        <w:r>
          <w:rPr>
            <w:rFonts w:ascii="Liberation Serif" w:cs="Liberation Serif" w:eastAsia="Liberation Serif" w:hAnsi="Liberation Serif"/>
            <w:b w:val="false"/>
            <w:bCs w:val="false"/>
            <w:i w:val="false"/>
            <w:iCs w:val="false"/>
            <w:color w:val="1A1A1A"/>
            <w:sz w:val="22"/>
            <w:szCs w:val="22"/>
          </w:rPr>
          <w:delText xml:space="preserve">de dicha información que resulte</w:delText>
        </w:r>
      </w:del>
      <w:ins w:id="496" w:author="LSSM" w:date="2026-09-10T12:00:00Z">
        <w:r>
          <w:rPr>
            <w:rFonts w:ascii="Liberation Serif" w:cs="Liberation Serif" w:eastAsia="Liberation Serif" w:hAnsi="Liberation Serif"/>
            <w:b w:val="false"/>
            <w:bCs w:val="false"/>
            <w:i w:val="false"/>
            <w:iCs w:val="false"/>
            <w:color w:val="1A1A1A"/>
            <w:sz w:val="22"/>
            <w:szCs w:val="22"/>
          </w:rPr>
          <w:t xml:space="preserve">que resulten</w:t>
        </w:r>
      </w:ins>
      <w:r>
        <w:rPr>
          <w:rFonts w:ascii="Liberation Serif" w:cs="Liberation Serif" w:eastAsia="Liberation Serif" w:hAnsi="Liberation Serif"/>
          <w:b w:val="false"/>
          <w:bCs w:val="false"/>
          <w:i w:val="false"/>
          <w:iCs w:val="false"/>
          <w:color w:val="1A1A1A"/>
          <w:sz w:val="22"/>
          <w:szCs w:val="22"/>
        </w:rPr>
        <w:t xml:space="preserve"> de su actuación, la de su personal o la de sus subcontratistas</w:t>
      </w:r>
      <w:ins w:id="497" w:author="LSSM" w:date="2026-09-10T12:00:00Z">
        <w:r>
          <w:rPr>
            <w:rFonts w:ascii="Liberation Serif" w:cs="Liberation Serif" w:eastAsia="Liberation Serif" w:hAnsi="Liberation Serif"/>
            <w:b w:val="false"/>
            <w:bCs w:val="false"/>
            <w:i w:val="false"/>
            <w:iCs w:val="false"/>
            <w:color w:val="1A1A1A"/>
            <w:sz w:val="22"/>
            <w:szCs w:val="22"/>
          </w:rPr>
          <w:t xml:space="preserve">, en los términos de la Cláusula Vigésima</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del w:id="498" w:author="LSSM" w:date="2026-09-10T12:00:00Z">
        <w:r>
          <w:rPr>
            <w:rFonts w:ascii="Liberation Serif" w:cs="Liberation Serif" w:eastAsia="Liberation Serif" w:hAnsi="Liberation Serif"/>
            <w:b w:val="false"/>
            <w:bCs w:val="false"/>
            <w:i w:val="false"/>
            <w:iCs w:val="false"/>
            <w:color w:val="1A1A1A"/>
            <w:sz w:val="22"/>
            <w:szCs w:val="22"/>
          </w:rPr>
          <w:delText xml:space="preserve">VIII. a) EL PRESTADOR corregirá, sin costo adicional, cualquier error, defecto, falla o desviación respecto de las especificaciones pactadas ("Defecto") reportado por EL CLIENTE dentro de los 10 (diez) días naturales siguientes a la entrega del componente respectivo, o durante la vigencia de la iguala correspondiente, lo que resulte mayor. b) EL PRESTADOR deberá iniciar la atención del Defecto reportado dentro de un plazo máximo de dos días naturales siguientes a su notificación, y resolverlo dentro de un plazo razonable atendiendo a su severidad, sin exceder de cinco días naturales, salvo acuerdo distinto por escrito entre las Partes. c) Se considerará Defecto cualquier funcionamiento del entregable que no corresponda a lo pactado en el Contrato y sus Anexos, quedando excluidos los cambios de alcance, nuevas funcionalidades o solicitudes de mejora, mismos que se tramitarán conforme al inciso siguiente. d) Transcurrido el plazo señalado en el inciso (a), las correcciones que llegaren a requerirse se atenderán conforme al Anexo Cinco y con cargo a la bolsa de horas de la iguala vigente; de no encontrarse ésta vigente, se cotizarán por separado, sin que lo anterior libere a EL PRESTADOR de su responsabilidad por Defectos originados en errores de programación, diseño o implementación imputables a EL PRESTADOR, cuya corrección será siempre sin costo, independientemente del plazo transcurrido, sin perjuicio de las acciones que correspondan a EL CLIENTE conforme a la Cláusula Décima Quinta.</w:delText>
        </w:r>
      </w:del>
    </w:p>
    <w:p>
      <w:pPr>
        <w:spacing w:after="140" w:line="264"/>
        <w:jc w:val="both"/>
      </w:pPr>
      <w:del w:id="499" w:author="LSSM" w:date="2026-09-10T12:00:00Z">
        <w:r>
          <w:rPr>
            <w:rFonts w:ascii="Liberation Serif" w:cs="Liberation Serif" w:eastAsia="Liberation Serif" w:hAnsi="Liberation Serif"/>
            <w:b w:val="false"/>
            <w:bCs w:val="false"/>
            <w:i w:val="false"/>
            <w:iCs w:val="false"/>
            <w:color w:val="1A1A1A"/>
            <w:sz w:val="22"/>
            <w:szCs w:val="22"/>
          </w:rPr>
          <w:delText xml:space="preserve">IX. EL PRESTADOR responderá en todo momento por los actos y omisiones de su personal, empleados, colaboradores y subcontratistas, como si fueran propios, sin que la subcontratación de terceros lo libere de sus obligaciones frente a EL CLIENTE. EL PRESTADOR no podrá subcontratar la prestación total o sustancial de los Servicios sin autorización previa y por escrito de EL CLIENTE.</w:delText>
        </w:r>
      </w:del>
    </w:p>
    <w:p>
      <w:pPr>
        <w:spacing w:after="140" w:line="264"/>
        <w:jc w:val="both"/>
      </w:pPr>
      <w:commentRangeStart w:id="59"/>
      <w:ins w:id="500" w:author="LSSM" w:date="2026-09-10T12:00:00Z">
        <w:r>
          <w:rPr>
            <w:rFonts w:ascii="Liberation Serif" w:cs="Liberation Serif" w:eastAsia="Liberation Serif" w:hAnsi="Liberation Serif"/>
            <w:b/>
            <w:bCs/>
            <w:i w:val="false"/>
            <w:iCs w:val="false"/>
            <w:color w:val="1A1A1A"/>
            <w:sz w:val="22"/>
            <w:szCs w:val="22"/>
          </w:rPr>
          <w:t xml:space="preserve">VIII. Garantía de corrección.</w:t>
        </w:r>
      </w:ins>
      <w:commentRangeEnd w:id="59"/>
      <w:r>
        <w:commentReference w:id="59"/>
      </w:r>
      <w:commentRangeStart w:id="61"/>
      <w:ins w:id="501" w:author="LSSM" w:date="2026-09-10T12:00:00Z">
        <w:r>
          <w:rPr>
            <w:rFonts w:ascii="Liberation Serif" w:cs="Liberation Serif" w:eastAsia="Liberation Serif" w:hAnsi="Liberation Serif"/>
            <w:b w:val="false"/>
            <w:bCs w:val="false"/>
            <w:i w:val="false"/>
            <w:iCs w:val="false"/>
            <w:color w:val="1A1A1A"/>
            <w:sz w:val="22"/>
            <w:szCs w:val="22"/>
          </w:rPr>
          <w:t xml:space="preserve"> a) EL PRESTADOR corregirá, sin costo adicional, los errores, defectos, fallas o desviaciones respecto de las especificaciones pactadas que sean imputables a su desarrollo o implementación («Defecto») y que EL CLIENTE reporte por escrito durante la vigencia de la iguala del proyecto correspondiente y durante los 6 (seis) meses siguientes a su terminación. La cobertura comprende también el Periodo de Estabilización y el lapso entre su conclusión y el inicio de la iguala. Si EL CLIENTE no contrata la iguala opcional de la Academia, la garantía de ese proyecto comprenderá los 6 (seis) meses siguientes a su aprobación expresa o aceptación tácita. b) Mientras la iguala se encuentre vigente y durante el Periodo de Estabilización, los Defectos se atenderán conforme a los tiempos y severidades del Anexo Cinco. Fuera de esos periodos, los Defectos cubiertos por la garantía se atenderán mediante el procedimiento y el plan de remediación de la Cláusula Décima Quinta, sin que ello implique la prestación de soporte recurrente, monitoreo u operación continua. Los Defectos que requieran cambios estructurales se atenderán mediante dicho plan de remediación. c) La garantía cubre la corrección de Defectos respecto del alcance pactado y no incluye cambios de alcance, nuevas funcionalidades o mejoras. Tampoco comprende fallas causadas por modificaciones realizadas por EL CLIENTE o por terceros, por la infraestructura o los insumos a cargo de EL CLIENTE, o por cambios de las plataformas de terceros, salvo en la medida en que sean imputables a una actuación u omisión de EL PRESTADOR contraria al Contrato. Las obligaciones de mantenimiento y continuidad expresamente pactadas conservan su alcance mientras sean exigibles. d) Vencido el plazo de garantía, las correcciones se cotizarán por separado. Las mejoras solicitadas durante una iguala vigente se atenderán con cargo a su bolsa de horas y los excedentes se regirán por la Cláusula Sexta. La corrección de un Defecto cubierto por la garantía no se cargará a la bolsa de mejora. </w:t>
        </w:r>
      </w:ins>
      <w:commentRangeEnd w:id="61"/>
      <w:r>
        <w:commentReference w:id="61"/>
      </w:r>
      <w:ins w:id="502" w:author="LSSM" w:date="2026-09-10T12:00:00Z">
        <w:r>
          <w:rPr>
            <w:rFonts w:ascii="Liberation Serif" w:cs="Liberation Serif" w:eastAsia="Liberation Serif" w:hAnsi="Liberation Serif"/>
            <w:b/>
            <w:bCs/>
            <w:i w:val="false"/>
            <w:iCs w:val="false"/>
            <w:color w:val="1A1A1A"/>
            <w:sz w:val="22"/>
            <w:szCs w:val="22"/>
          </w:rPr>
          <w:t xml:space="preserve">IX.</w:t>
        </w:r>
      </w:ins>
      <w:commentRangeStart w:id="60"/>
      <w:ins w:id="503" w:author="LSSM" w:date="2026-09-10T12:00:00Z">
        <w:r>
          <w:rPr>
            <w:rFonts w:ascii="Liberation Serif" w:cs="Liberation Serif" w:eastAsia="Liberation Serif" w:hAnsi="Liberation Serif"/>
            <w:b w:val="false"/>
            <w:bCs w:val="false"/>
            <w:i w:val="false"/>
            <w:iCs w:val="false"/>
            <w:color w:val="1A1A1A"/>
            <w:sz w:val="22"/>
            <w:szCs w:val="22"/>
          </w:rPr>
          <w:t xml:space="preserve"> Responder por los actos y omisiones de su personal, colaboradores y subcontratistas como si fueran propios. EL PRESTADOR no subcontratará la prestación sustancial de los Servicios, entendida como más del 50% (cincuenta por ciento) de los Servicios de un proyecto, sin autorización previa y por escrito de EL CLIENTE; no se consideran subcontratación las plataformas de inteligencia artificial, voz y mensajería de la Cláusula Décima Cuarta ni los colaboradores independientes sujetos a confidencialidad.</w:t>
        </w:r>
      </w:ins>
      <w:commentRangeEnd w:id="60"/>
      <w:r>
        <w:commentReference w:id="60"/>
      </w:r>
    </w:p>
    <w:p>
      <w:pPr>
        <w:spacing w:after="140" w:line="264"/>
        <w:jc w:val="both"/>
      </w:pPr>
      <w:r>
        <w:rPr>
          <w:rFonts w:ascii="Liberation Serif" w:cs="Liberation Serif" w:eastAsia="Liberation Serif" w:hAnsi="Liberation Serif"/>
          <w:b/>
          <w:bCs/>
          <w:i w:val="false"/>
          <w:iCs w:val="false"/>
          <w:color w:val="1A1A1A"/>
          <w:sz w:val="22"/>
          <w:szCs w:val="22"/>
        </w:rPr>
        <w:t xml:space="preserve">X.</w:t>
      </w:r>
      <w:commentRangeStart w:id="62"/>
      <w:r>
        <w:rPr>
          <w:rFonts w:ascii="Liberation Serif" w:cs="Liberation Serif" w:eastAsia="Liberation Serif" w:hAnsi="Liberation Serif"/>
          <w:b w:val="false"/>
          <w:bCs w:val="false"/>
          <w:i w:val="false"/>
          <w:iCs w:val="false"/>
          <w:color w:val="1A1A1A"/>
          <w:sz w:val="22"/>
          <w:szCs w:val="22"/>
        </w:rPr>
        <w:t xml:space="preserve"> En caso de sustitución del personal asignado a </w:t>
      </w:r>
      <w:del w:id="504" w:author="LSSM" w:date="2026-09-10T12:00:00Z">
        <w:r>
          <w:rPr>
            <w:rFonts w:ascii="Liberation Serif" w:cs="Liberation Serif" w:eastAsia="Liberation Serif" w:hAnsi="Liberation Serif"/>
            <w:b w:val="false"/>
            <w:bCs w:val="false"/>
            <w:i w:val="false"/>
            <w:iCs w:val="false"/>
            <w:color w:val="1A1A1A"/>
            <w:sz w:val="22"/>
            <w:szCs w:val="22"/>
          </w:rPr>
          <w:delText xml:space="preserve">la prestación de </w:delText>
        </w:r>
      </w:del>
      <w:r>
        <w:rPr>
          <w:rFonts w:ascii="Liberation Serif" w:cs="Liberation Serif" w:eastAsia="Liberation Serif" w:hAnsi="Liberation Serif"/>
          <w:b w:val="false"/>
          <w:bCs w:val="false"/>
          <w:i w:val="false"/>
          <w:iCs w:val="false"/>
          <w:color w:val="1A1A1A"/>
          <w:sz w:val="22"/>
          <w:szCs w:val="22"/>
        </w:rPr>
        <w:t xml:space="preserve">los Servicios, </w:t>
      </w:r>
      <w:commentRangeEnd w:id="62"/>
      <w:r>
        <w:commentReference w:id="62"/>
      </w:r>
      <w:del w:id="505"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garantizará</w:delText>
        </w:r>
      </w:del>
      <w:ins w:id="506" w:author="LSSM" w:date="2026-09-10T12:00:00Z">
        <w:r>
          <w:rPr>
            <w:rFonts w:ascii="Liberation Serif" w:cs="Liberation Serif" w:eastAsia="Liberation Serif" w:hAnsi="Liberation Serif"/>
            <w:b w:val="false"/>
            <w:bCs w:val="false"/>
            <w:i w:val="false"/>
            <w:iCs w:val="false"/>
            <w:color w:val="1A1A1A"/>
            <w:sz w:val="22"/>
            <w:szCs w:val="22"/>
          </w:rPr>
          <w:t xml:space="preserve">garantizar</w:t>
        </w:r>
      </w:ins>
      <w:r>
        <w:rPr>
          <w:rFonts w:ascii="Liberation Serif" w:cs="Liberation Serif" w:eastAsia="Liberation Serif" w:hAnsi="Liberation Serif"/>
          <w:b w:val="false"/>
          <w:bCs w:val="false"/>
          <w:i w:val="false"/>
          <w:iCs w:val="false"/>
          <w:color w:val="1A1A1A"/>
          <w:sz w:val="22"/>
          <w:szCs w:val="22"/>
        </w:rPr>
        <w:t xml:space="preserve"> una transición ordenada</w:t>
      </w:r>
      <w:del w:id="507" w:author="LSSM" w:date="2026-09-10T12:00:00Z">
        <w:r>
          <w:rPr>
            <w:rFonts w:ascii="Liberation Serif" w:cs="Liberation Serif" w:eastAsia="Liberation Serif" w:hAnsi="Liberation Serif"/>
            <w:b w:val="false"/>
            <w:bCs w:val="false"/>
            <w:i w:val="false"/>
            <w:iCs w:val="false"/>
            <w:color w:val="1A1A1A"/>
            <w:sz w:val="22"/>
            <w:szCs w:val="22"/>
          </w:rPr>
          <w:delText xml:space="preserve"> que no afecte</w:delText>
        </w:r>
      </w:del>
      <w:ins w:id="508" w:author="LSSM" w:date="2026-09-10T12:00:00Z">
        <w:r>
          <w:rPr>
            <w:rFonts w:ascii="Liberation Serif" w:cs="Liberation Serif" w:eastAsia="Liberation Serif" w:hAnsi="Liberation Serif"/>
            <w:b w:val="false"/>
            <w:bCs w:val="false"/>
            <w:i w:val="false"/>
            <w:iCs w:val="false"/>
            <w:color w:val="1A1A1A"/>
            <w:sz w:val="22"/>
            <w:szCs w:val="22"/>
          </w:rPr>
          <w:t xml:space="preserve">, con la transferencia de conocimiento necesaria, sin afectar</w:t>
        </w:r>
      </w:ins>
      <w:r>
        <w:rPr>
          <w:rFonts w:ascii="Liberation Serif" w:cs="Liberation Serif" w:eastAsia="Liberation Serif" w:hAnsi="Liberation Serif"/>
          <w:b w:val="false"/>
          <w:bCs w:val="false"/>
          <w:i w:val="false"/>
          <w:iCs w:val="false"/>
          <w:color w:val="1A1A1A"/>
          <w:sz w:val="22"/>
          <w:szCs w:val="22"/>
        </w:rPr>
        <w:t xml:space="preserve"> la calidad, continuidad ni plazos de los Servicios</w:t>
      </w:r>
      <w:del w:id="509" w:author="LSSM" w:date="2026-09-10T12:00:00Z">
        <w:r>
          <w:rPr>
            <w:rFonts w:ascii="Liberation Serif" w:cs="Liberation Serif" w:eastAsia="Liberation Serif" w:hAnsi="Liberation Serif"/>
            <w:b w:val="false"/>
            <w:bCs w:val="false"/>
            <w:i w:val="false"/>
            <w:iCs w:val="false"/>
            <w:color w:val="1A1A1A"/>
            <w:sz w:val="22"/>
            <w:szCs w:val="22"/>
          </w:rPr>
          <w:delText xml:space="preserve">, incluyendo la transferencia de conocimiento necesaria al personal sustituto</w:delText>
        </w:r>
      </w:del>
      <w:ins w:id="510" w:author="LSSM" w:date="2026-09-10T12:00:00Z">
        <w:r>
          <w:rPr>
            <w:rFonts w:ascii="Liberation Serif" w:cs="Liberation Serif" w:eastAsia="Liberation Serif" w:hAnsi="Liberation Serif"/>
            <w:b w:val="false"/>
            <w:bCs w:val="false"/>
            <w:i w:val="false"/>
            <w:iCs w:val="false"/>
            <w:color w:val="1A1A1A"/>
            <w:sz w:val="22"/>
            <w:szCs w:val="22"/>
          </w:rPr>
          <w:t xml:space="preserve">.</w:t>
        </w:r>
      </w:ins>
    </w:p>
    <w:p>
      <w:pPr>
        <w:spacing w:after="140" w:line="264"/>
        <w:jc w:val="both"/>
      </w:pPr>
      <w:r>
        <w:rPr>
          <w:rFonts w:ascii="Liberation Serif" w:cs="Liberation Serif" w:eastAsia="Liberation Serif" w:hAnsi="Liberation Serif"/>
          <w:b/>
          <w:bCs/>
          <w:i w:val="false"/>
          <w:iCs w:val="false"/>
          <w:color w:val="1A1A1A"/>
          <w:sz w:val="22"/>
          <w:szCs w:val="22"/>
        </w:rPr>
        <w:t xml:space="preserve">DÉCIMA TERCERA. Obligaciones de EL CLIENTE.</w:t>
      </w:r>
      <w:commentRangeStart w:id="63"/>
      <w:r>
        <w:rPr>
          <w:rFonts w:ascii="Liberation Serif" w:cs="Liberation Serif" w:eastAsia="Liberation Serif" w:hAnsi="Liberation Serif"/>
          <w:b w:val="false"/>
          <w:bCs w:val="false"/>
          <w:i w:val="false"/>
          <w:iCs w:val="false"/>
          <w:color w:val="1A1A1A"/>
          <w:sz w:val="22"/>
          <w:szCs w:val="22"/>
        </w:rPr>
        <w:t xml:space="preserve"> Pagar la Contraprestación conforme a las Cláusulas Octava y Novena; entregar en tiempo y forma la totalidad de los </w:t>
      </w:r>
      <w:commentRangeEnd w:id="63"/>
      <w:r>
        <w:commentReference w:id="63"/>
      </w:r>
      <w:r>
        <w:rPr>
          <w:rFonts w:ascii="Liberation Serif" w:cs="Liberation Serif" w:eastAsia="Liberation Serif" w:hAnsi="Liberation Serif"/>
          <w:b/>
          <w:bCs/>
          <w:i w:val="false"/>
          <w:iCs w:val="false"/>
          <w:color w:val="1A1A1A"/>
          <w:sz w:val="22"/>
          <w:szCs w:val="22"/>
        </w:rPr>
        <w:t xml:space="preserve">requerimientos y aportaciones (sistemas y marketing) del Anexo Uno</w:t>
      </w:r>
      <w:r>
        <w:rPr>
          <w:rFonts w:ascii="Liberation Serif" w:cs="Liberation Serif" w:eastAsia="Liberation Serif" w:hAnsi="Liberation Serif"/>
          <w:b w:val="false"/>
          <w:bCs w:val="false"/>
          <w:i w:val="false"/>
          <w:iCs w:val="false"/>
          <w:color w:val="1A1A1A"/>
          <w:sz w:val="22"/>
          <w:szCs w:val="22"/>
        </w:rPr>
        <w:t xml:space="preserve">; una vez suscrito el Addendum respectivo, entregar las </w:t>
      </w:r>
      <w:r>
        <w:rPr>
          <w:rFonts w:ascii="Liberation Serif" w:cs="Liberation Serif" w:eastAsia="Liberation Serif" w:hAnsi="Liberation Serif"/>
          <w:b/>
          <w:bCs/>
          <w:i w:val="false"/>
          <w:iCs w:val="false"/>
          <w:color w:val="1A1A1A"/>
          <w:sz w:val="22"/>
          <w:szCs w:val="22"/>
        </w:rPr>
        <w:t xml:space="preserve">aportaciones a su cargo de los Proyectos B y C</w:t>
      </w:r>
      <w:r>
        <w:rPr>
          <w:rFonts w:ascii="Liberation Serif" w:cs="Liberation Serif" w:eastAsia="Liberation Serif" w:hAnsi="Liberation Serif"/>
          <w:b w:val="false"/>
          <w:bCs w:val="false"/>
          <w:i w:val="false"/>
          <w:iCs w:val="false"/>
          <w:color w:val="1A1A1A"/>
          <w:sz w:val="22"/>
          <w:szCs w:val="22"/>
        </w:rPr>
        <w:t xml:space="preserve"> (Cláusulas Cuarta y Quinta y los Addenda correspondientes); designar al responsable único del proyecto (Project Owner) y al responsable de Marketing/Marca; </w:t>
      </w:r>
      <w:r>
        <w:rPr>
          <w:rFonts w:ascii="Liberation Serif" w:cs="Liberation Serif" w:eastAsia="Liberation Serif" w:hAnsi="Liberation Serif"/>
          <w:b/>
          <w:bCs/>
          <w:i w:val="false"/>
          <w:iCs w:val="false"/>
          <w:color w:val="1A1A1A"/>
          <w:sz w:val="22"/>
          <w:szCs w:val="22"/>
        </w:rPr>
        <w:t xml:space="preserve">proporcionar y mantener disponible el servidor y la infraestructura de hospedaje en la que corre el sitio</w:t>
      </w:r>
      <w:r>
        <w:rPr>
          <w:rFonts w:ascii="Liberation Serif" w:cs="Liberation Serif" w:eastAsia="Liberation Serif" w:hAnsi="Liberation Serif"/>
          <w:b w:val="false"/>
          <w:bCs w:val="false"/>
          <w:i w:val="false"/>
          <w:iCs w:val="false"/>
          <w:color w:val="1A1A1A"/>
          <w:sz w:val="22"/>
          <w:szCs w:val="22"/>
        </w:rPr>
        <w:t xml:space="preserve"> (las condiciones generales del servidor constan en el </w:t>
      </w:r>
      <w:r>
        <w:rPr>
          <w:rFonts w:ascii="Liberation Serif" w:cs="Liberation Serif" w:eastAsia="Liberation Serif" w:hAnsi="Liberation Serif"/>
          <w:b/>
          <w:bCs/>
          <w:i w:val="false"/>
          <w:iCs w:val="false"/>
          <w:color w:val="1A1A1A"/>
          <w:sz w:val="22"/>
          <w:szCs w:val="22"/>
        </w:rPr>
        <w:t xml:space="preserve">Anexo Uno, Bloque F</w:t>
      </w:r>
      <w:r>
        <w:rPr>
          <w:rFonts w:ascii="Liberation Serif" w:cs="Liberation Serif" w:eastAsia="Liberation Serif" w:hAnsi="Liberation Serif"/>
          <w:b w:val="false"/>
          <w:bCs w:val="false"/>
          <w:i w:val="false"/>
          <w:iCs w:val="false"/>
          <w:color w:val="1A1A1A"/>
          <w:sz w:val="22"/>
          <w:szCs w:val="22"/>
        </w:rPr>
        <w:t xml:space="preserve">); y cubrir directamente los costos de operación de IA y voz. El incumplimiento o retraso de EL CLIENTE en sus aportaciones extiende, día por día, los plazos a cargo de EL PRESTADOR, sin responsabilidad para éste.</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CUARTA. Gastos variables de operación a cargo de EL CLIENTE.</w:t>
      </w:r>
      <w:r>
        <w:rPr>
          <w:rFonts w:ascii="Liberation Serif" w:cs="Liberation Serif" w:eastAsia="Liberation Serif" w:hAnsi="Liberation Serif"/>
          <w:b w:val="false"/>
          <w:bCs w:val="false"/>
          <w:i w:val="false"/>
          <w:iCs w:val="false"/>
          <w:color w:val="1A1A1A"/>
          <w:sz w:val="22"/>
          <w:szCs w:val="22"/>
        </w:rPr>
        <w:t xml:space="preserve"> Las funciones de inteligencia artificial, voz y mensajería de los tres proyectos conllevan </w:t>
      </w:r>
      <w:r>
        <w:rPr>
          <w:rFonts w:ascii="Liberation Serif" w:cs="Liberation Serif" w:eastAsia="Liberation Serif" w:hAnsi="Liberation Serif"/>
          <w:b/>
          <w:bCs/>
          <w:i w:val="false"/>
          <w:iCs w:val="false"/>
          <w:color w:val="1A1A1A"/>
          <w:sz w:val="22"/>
          <w:szCs w:val="22"/>
        </w:rPr>
        <w:t xml:space="preserve">costos de operación variables que EL CLIENTE paga directamente a los proveedores </w:t>
      </w:r>
      <w:commentRangeStart w:id="64"/>
      <w:ins w:id="511" w:author="LSSM" w:date="2026-09-10T12:00:00Z">
        <w:r>
          <w:rPr>
            <w:rFonts w:ascii="Liberation Serif" w:cs="Liberation Serif" w:eastAsia="Liberation Serif" w:hAnsi="Liberation Serif"/>
            <w:b/>
            <w:bCs/>
            <w:i w:val="false"/>
            <w:iCs w:val="false"/>
            <w:color w:val="1A1A1A"/>
            <w:sz w:val="22"/>
            <w:szCs w:val="22"/>
          </w:rPr>
          <w:t xml:space="preserve">—o a través del tercero que EL CLIENTE designe por escrito—, sin intervención alguna de EL PRESTADOR</w:t>
        </w:r>
      </w:ins>
      <w:commentRangeEnd w:id="64"/>
      <w:r>
        <w:commentReference w:id="64"/>
      </w:r>
      <w:ins w:id="512" w:author="LSSM" w:date="2026-09-10T12:00:00Z">
        <w:r>
          <w:rPr>
            <w:rFonts w:ascii="Liberation Serif" w:cs="Liberation Serif" w:eastAsia="Liberation Serif" w:hAnsi="Liberation Serif"/>
            <w:b w:val="false"/>
            <w:bCs w:val="false"/>
            <w:i w:val="false"/>
            <w:iCs w:val="false"/>
            <w:color w:val="1A1A1A"/>
            <w:sz w:val="22"/>
            <w:szCs w:val="22"/>
          </w:rPr>
          <w:t xml:space="preserve"> </w:t>
        </w:r>
      </w:ins>
      <w:r>
        <w:rPr>
          <w:rFonts w:ascii="Liberation Serif" w:cs="Liberation Serif" w:eastAsia="Liberation Serif" w:hAnsi="Liberation Serif"/>
          <w:b w:val="false"/>
          <w:bCs w:val="false"/>
          <w:i w:val="false"/>
          <w:iCs w:val="false"/>
          <w:color w:val="1A1A1A"/>
          <w:sz w:val="22"/>
          <w:szCs w:val="22"/>
        </w:rPr>
        <w:t xml:space="preserve">(plataforma de voz, </w:t>
      </w:r>
      <w:del w:id="513" w:author="LSSM" w:date="2026-09-10T12:00:00Z">
        <w:r>
          <w:rPr>
            <w:rFonts w:ascii="Liberation Serif" w:cs="Liberation Serif" w:eastAsia="Liberation Serif" w:hAnsi="Liberation Serif"/>
            <w:b w:val="false"/>
            <w:bCs w:val="false"/>
            <w:i w:val="false"/>
            <w:iCs w:val="false"/>
            <w:color w:val="1A1A1A"/>
            <w:sz w:val="22"/>
            <w:szCs w:val="22"/>
          </w:rPr>
          <w:delText xml:space="preserve">modelo de razonamiento</w:delText>
        </w:r>
      </w:del>
      <w:ins w:id="514" w:author="LSSM" w:date="2026-09-10T12:00:00Z">
        <w:r>
          <w:rPr>
            <w:rFonts w:ascii="Liberation Serif" w:cs="Liberation Serif" w:eastAsia="Liberation Serif" w:hAnsi="Liberation Serif"/>
            <w:b w:val="false"/>
            <w:bCs w:val="false"/>
            <w:i w:val="false"/>
            <w:iCs w:val="false"/>
            <w:color w:val="1A1A1A"/>
            <w:sz w:val="22"/>
            <w:szCs w:val="22"/>
          </w:rPr>
          <w:t xml:space="preserve">Modelos de Lenguaje Autorizados</w:t>
        </w:r>
      </w:ins>
      <w:r>
        <w:rPr>
          <w:rFonts w:ascii="Liberation Serif" w:cs="Liberation Serif" w:eastAsia="Liberation Serif" w:hAnsi="Liberation Serif"/>
          <w:b w:val="false"/>
          <w:bCs w:val="false"/>
          <w:i w:val="false"/>
          <w:iCs w:val="false"/>
          <w:color w:val="1A1A1A"/>
          <w:sz w:val="22"/>
          <w:szCs w:val="22"/>
        </w:rPr>
        <w:t xml:space="preserve"> y mensajería de WhatsApp Business API)</w:t>
      </w:r>
      <w:ins w:id="515" w:author="LSSM" w:date="2026-09-10T12:00:00Z">
        <w:r>
          <w:rPr>
            <w:rFonts w:ascii="Liberation Serif" w:cs="Liberation Serif" w:eastAsia="Liberation Serif" w:hAnsi="Liberation Serif"/>
            <w:b w:val="false"/>
            <w:bCs w:val="false"/>
            <w:i w:val="false"/>
            <w:iCs w:val="false"/>
            <w:color w:val="1A1A1A"/>
            <w:sz w:val="22"/>
            <w:szCs w:val="22"/>
          </w:rPr>
          <w:t xml:space="preserve">. EL PRESTADOR no contrata, no administra ni anticipa dichos consumos, no es parte de la relación entre EL CLIENTE y esos proveedores y no responde por su facturación, suspensión o cancelación</w:t>
        </w:r>
      </w:ins>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No están comprendidos en la contraprestación única, en la iguala mensual ni en la contraprestación de los Addenda</w:t>
      </w:r>
      <w:r>
        <w:rPr>
          <w:rFonts w:ascii="Liberation Serif" w:cs="Liberation Serif" w:eastAsia="Liberation Serif" w:hAnsi="Liberation Serif"/>
          <w:b w:val="false"/>
          <w:bCs w:val="false"/>
          <w:i w:val="false"/>
          <w:iCs w:val="false"/>
          <w:color w:val="1A1A1A"/>
          <w:sz w:val="22"/>
          <w:szCs w:val="22"/>
        </w:rPr>
        <w:t xml:space="preserve">, y no constituyen ingreso de EL PRESTADOR; la única contraprestación recurrente pactada en este Contrato es la iguala de la Cláusula Octava. Este esquema aplica: al agente “BES” del Proyecto A, incluidas las cuotas de mensajería de sus 2 (dos) recordatorios por WhatsApp; al </w:t>
      </w:r>
      <w:r>
        <w:rPr>
          <w:rFonts w:ascii="Liberation Serif" w:cs="Liberation Serif" w:eastAsia="Liberation Serif" w:hAnsi="Liberation Serif"/>
          <w:b/>
          <w:bCs/>
          <w:i w:val="false"/>
          <w:iCs w:val="false"/>
          <w:color w:val="1A1A1A"/>
          <w:sz w:val="22"/>
          <w:szCs w:val="22"/>
        </w:rPr>
        <w:t xml:space="preserve">Proyecto B (BDS)</w:t>
      </w:r>
      <w:r>
        <w:rPr>
          <w:rFonts w:ascii="Liberation Serif" w:cs="Liberation Serif" w:eastAsia="Liberation Serif" w:hAnsi="Liberation Serif"/>
          <w:b w:val="false"/>
          <w:bCs w:val="false"/>
          <w:i w:val="false"/>
          <w:iCs w:val="false"/>
          <w:color w:val="1A1A1A"/>
          <w:sz w:val="22"/>
          <w:szCs w:val="22"/>
        </w:rPr>
        <w:t xml:space="preserve"> — la operación de “BES” por WhatsApp y las cuotas de WhatsApp Business API (Addendum del BDS</w:t>
      </w:r>
      <w:del w:id="516" w:author="LSSM" w:date="2026-09-10T12:00:00Z">
        <w:r>
          <w:rPr>
            <w:rFonts w:ascii="Liberation Serif" w:cs="Liberation Serif" w:eastAsia="Liberation Serif" w:hAnsi="Liberation Serif"/>
            <w:b w:val="false"/>
            <w:bCs w:val="false"/>
            <w:i w:val="false"/>
            <w:iCs w:val="false"/>
            <w:color w:val="1A1A1A"/>
            <w:sz w:val="22"/>
            <w:szCs w:val="22"/>
          </w:rPr>
          <w:delText xml:space="preserve">, sección 3</w:delText>
        </w:r>
      </w:del>
      <w:r>
        <w:rPr>
          <w:rFonts w:ascii="Liberation Serif" w:cs="Liberation Serif" w:eastAsia="Liberation Serif" w:hAnsi="Liberation Serif"/>
          <w:b w:val="false"/>
          <w:bCs w:val="false"/>
          <w:i w:val="false"/>
          <w:iCs w:val="false"/>
          <w:color w:val="1A1A1A"/>
          <w:sz w:val="22"/>
          <w:szCs w:val="22"/>
        </w:rPr>
        <w:t xml:space="preserve">)—; y al agente de voz de práctica del </w:t>
      </w:r>
      <w:r>
        <w:rPr>
          <w:rFonts w:ascii="Liberation Serif" w:cs="Liberation Serif" w:eastAsia="Liberation Serif" w:hAnsi="Liberation Serif"/>
          <w:b/>
          <w:bCs/>
          <w:i w:val="false"/>
          <w:iCs w:val="false"/>
          <w:color w:val="1A1A1A"/>
          <w:sz w:val="22"/>
          <w:szCs w:val="22"/>
        </w:rPr>
        <w:t xml:space="preserve">Proyecto C (Academia)</w:t>
      </w:r>
      <w:r>
        <w:rPr>
          <w:rFonts w:ascii="Liberation Serif" w:cs="Liberation Serif" w:eastAsia="Liberation Serif" w:hAnsi="Liberation Serif"/>
          <w:b w:val="false"/>
          <w:bCs w:val="false"/>
          <w:i w:val="false"/>
          <w:iCs w:val="false"/>
          <w:color w:val="1A1A1A"/>
          <w:sz w:val="22"/>
          <w:szCs w:val="22"/>
        </w:rPr>
        <w:t xml:space="preserve">, una vez activado conforme a la Cláusula Quinta. El hospedaje corre en la infraestructura que proporciona EL CLIENTE (Cláusula Sexta) y no genera costo de proveedor externo. EL PRESTADOR entregará a EL CLIENTE el </w:t>
      </w:r>
      <w:r>
        <w:rPr>
          <w:rFonts w:ascii="Liberation Serif" w:cs="Liberation Serif" w:eastAsia="Liberation Serif" w:hAnsi="Liberation Serif"/>
          <w:b/>
          <w:bCs/>
          <w:i w:val="false"/>
          <w:iCs w:val="false"/>
          <w:color w:val="1A1A1A"/>
          <w:sz w:val="22"/>
          <w:szCs w:val="22"/>
        </w:rPr>
        <w:t xml:space="preserve">monitoreo de consumo y un reporte mensual</w:t>
      </w:r>
      <w:r>
        <w:rPr>
          <w:rFonts w:ascii="Liberation Serif" w:cs="Liberation Serif" w:eastAsia="Liberation Serif" w:hAnsi="Liberation Serif"/>
          <w:b w:val="false"/>
          <w:bCs w:val="false"/>
          <w:i w:val="false"/>
          <w:iCs w:val="false"/>
          <w:color w:val="1A1A1A"/>
          <w:sz w:val="22"/>
          <w:szCs w:val="22"/>
        </w:rPr>
        <w:t xml:space="preserve"> de estos conceptos</w:t>
      </w:r>
      <w:ins w:id="517" w:author="LSSM" w:date="2026-09-10T12:00:00Z">
        <w:r>
          <w:rPr>
            <w:rFonts w:ascii="Liberation Serif" w:cs="Liberation Serif" w:eastAsia="Liberation Serif" w:hAnsi="Liberation Serif"/>
            <w:b w:val="false"/>
            <w:bCs w:val="false"/>
            <w:i w:val="false"/>
            <w:iCs w:val="false"/>
            <w:color w:val="1A1A1A"/>
            <w:sz w:val="22"/>
            <w:szCs w:val="22"/>
          </w:rPr>
          <w:t xml:space="preserve">, y la elección y sustitución entre los </w:t>
        </w:r>
      </w:ins>
      <w:ins w:id="518" w:author="LSSM" w:date="2026-09-10T12:00:00Z">
        <w:r>
          <w:rPr>
            <w:rFonts w:ascii="Liberation Serif" w:cs="Liberation Serif" w:eastAsia="Liberation Serif" w:hAnsi="Liberation Serif"/>
            <w:b/>
            <w:bCs/>
            <w:i w:val="false"/>
            <w:iCs w:val="false"/>
            <w:color w:val="1A1A1A"/>
            <w:sz w:val="22"/>
            <w:szCs w:val="22"/>
          </w:rPr>
          <w:t xml:space="preserve">Modelos de Lenguaje Autorizados</w:t>
        </w:r>
      </w:ins>
      <w:ins w:id="519" w:author="LSSM" w:date="2026-09-10T12:00:00Z">
        <w:r>
          <w:rPr>
            <w:rFonts w:ascii="Liberation Serif" w:cs="Liberation Serif" w:eastAsia="Liberation Serif" w:hAnsi="Liberation Serif"/>
            <w:b w:val="false"/>
            <w:bCs w:val="false"/>
            <w:i w:val="false"/>
            <w:iCs w:val="false"/>
            <w:color w:val="1A1A1A"/>
            <w:sz w:val="22"/>
            <w:szCs w:val="22"/>
          </w:rPr>
          <w:t xml:space="preserve"> se rige por la Cláusula Primera y por la Cláusula Vigésima Primera, apartado IV</w:t>
        </w:r>
      </w:ins>
      <w:r>
        <w:rPr>
          <w:rFonts w:ascii="Liberation Serif" w:cs="Liberation Serif" w:eastAsia="Liberation Serif" w:hAnsi="Liberation Serif"/>
          <w:b w:val="false"/>
          <w:bCs w:val="false"/>
          <w:i w:val="false"/>
          <w:iCs w:val="false"/>
          <w:color w:val="1A1A1A"/>
          <w:sz w:val="22"/>
          <w:szCs w:val="22"/>
        </w:rPr>
        <w:t xml:space="preserve">. Si EL CLIENTE incurre en mora con dichos proveedores, EL PRESTADOR no será responsable de la interrupción o degradación del servicio derivada de tal circunstancia. La </w:t>
      </w:r>
      <w:r>
        <w:rPr>
          <w:rFonts w:ascii="Liberation Serif" w:cs="Liberation Serif" w:eastAsia="Liberation Serif" w:hAnsi="Liberation Serif"/>
          <w:b/>
          <w:bCs/>
          <w:i w:val="false"/>
          <w:iCs w:val="false"/>
          <w:color w:val="1A1A1A"/>
          <w:sz w:val="22"/>
          <w:szCs w:val="22"/>
        </w:rPr>
        <w:t xml:space="preserve">estimación de estos gastos consta en el Anexo Tres (informativo)</w:t>
      </w:r>
      <w:r>
        <w:rPr>
          <w:rFonts w:ascii="Liberation Serif" w:cs="Liberation Serif" w:eastAsia="Liberation Serif" w:hAnsi="Liberation Serif"/>
          <w:b w:val="false"/>
          <w:bCs w:val="false"/>
          <w:i w:val="false"/>
          <w:iCs w:val="false"/>
          <w:color w:val="1A1A1A"/>
          <w:sz w:val="22"/>
          <w:szCs w:val="22"/>
        </w:rPr>
        <w:t xml:space="preserve"> de este Contrato, con sus tarifas de referencia y escenarios; por su carácter informativo, dichas cifras no modifican la Contraprestación, no generan obligación de pago a favor de EL PRESTADOR y su actualización no requiere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QUINTA. Retrasos, tiempo de espera (stand-by) e incumplimiento.</w:t>
      </w:r>
      <w:r>
        <w:rPr>
          <w:rFonts w:ascii="Liberation Serif" w:cs="Liberation Serif" w:eastAsia="Liberation Serif" w:hAnsi="Liberation Serif"/>
          <w:b w:val="false"/>
          <w:bCs w:val="false"/>
          <w:i w:val="false"/>
          <w:iCs w:val="false"/>
          <w:color w:val="1A1A1A"/>
          <w:sz w:val="22"/>
          <w:szCs w:val="22"/>
        </w:rPr>
        <w:t xml:space="preserve"> Ante un incumplimiento, la parte afectada notificará a la incumplida. Tratándose de </w:t>
      </w:r>
      <w:r>
        <w:rPr>
          <w:rFonts w:ascii="Liberation Serif" w:cs="Liberation Serif" w:eastAsia="Liberation Serif" w:hAnsi="Liberation Serif"/>
          <w:b/>
          <w:bCs/>
          <w:i w:val="false"/>
          <w:iCs w:val="false"/>
          <w:color w:val="1A1A1A"/>
          <w:sz w:val="22"/>
          <w:szCs w:val="22"/>
        </w:rPr>
        <w:t xml:space="preserve">incumplimientos de pago</w:t>
      </w:r>
      <w:commentRangeStart w:id="65"/>
      <w:r>
        <w:rPr>
          <w:rFonts w:ascii="Liberation Serif" w:cs="Liberation Serif" w:eastAsia="Liberation Serif" w:hAnsi="Liberation Serif"/>
          <w:b w:val="false"/>
          <w:bCs w:val="false"/>
          <w:i w:val="false"/>
          <w:iCs w:val="false"/>
          <w:color w:val="1A1A1A"/>
          <w:sz w:val="22"/>
          <w:szCs w:val="22"/>
        </w:rPr>
        <w:t xml:space="preserve">, la incumplida contará con </w:t>
      </w:r>
      <w:del w:id="520" w:author="LSSM" w:date="2026-09-10T12:00:00Z">
        <w:r>
          <w:rPr>
            <w:rFonts w:ascii="Liberation Serif" w:cs="Liberation Serif" w:eastAsia="Liberation Serif" w:hAnsi="Liberation Serif"/>
            <w:b w:val="false"/>
            <w:bCs w:val="false"/>
            <w:i w:val="false"/>
            <w:iCs w:val="false"/>
            <w:color w:val="1A1A1A"/>
            <w:sz w:val="22"/>
            <w:szCs w:val="22"/>
          </w:rPr>
          <w:delText xml:space="preserve">5 (cinco</w:delText>
        </w:r>
      </w:del>
      <w:ins w:id="521" w:author="LSSM" w:date="2026-09-10T12:00:00Z">
        <w:r>
          <w:rPr>
            <w:rFonts w:ascii="Liberation Serif" w:cs="Liberation Serif" w:eastAsia="Liberation Serif" w:hAnsi="Liberation Serif"/>
            <w:b/>
            <w:bCs/>
            <w:i w:val="false"/>
            <w:iCs w:val="false"/>
            <w:color w:val="1A1A1A"/>
            <w:sz w:val="22"/>
            <w:szCs w:val="22"/>
          </w:rPr>
          <w:t xml:space="preserve">10 (diez</w:t>
        </w:r>
      </w:ins>
      <w:r>
        <w:rPr>
          <w:rFonts w:ascii="Liberation Serif" w:cs="Liberation Serif" w:eastAsia="Liberation Serif" w:hAnsi="Liberation Serif"/>
          <w:b/>
          <w:bCs/>
          <w:i w:val="false"/>
          <w:iCs w:val="false"/>
          <w:color w:val="1A1A1A"/>
          <w:sz w:val="22"/>
          <w:szCs w:val="22"/>
        </w:rPr>
        <w:t xml:space="preserve">) días hábiles</w:t>
      </w:r>
      <w:r>
        <w:rPr>
          <w:rFonts w:ascii="Liberation Serif" w:cs="Liberation Serif" w:eastAsia="Liberation Serif" w:hAnsi="Liberation Serif"/>
          <w:b w:val="false"/>
          <w:bCs w:val="false"/>
          <w:i w:val="false"/>
          <w:iCs w:val="false"/>
          <w:color w:val="1A1A1A"/>
          <w:sz w:val="22"/>
          <w:szCs w:val="22"/>
        </w:rPr>
        <w:t xml:space="preserve"> para subsanar</w:t>
      </w:r>
      <w:ins w:id="522" w:author="LSSM" w:date="2026-09-10T12:00:00Z">
        <w:r>
          <w:rPr>
            <w:rFonts w:ascii="Liberation Serif" w:cs="Liberation Serif" w:eastAsia="Liberation Serif" w:hAnsi="Liberation Serif"/>
            <w:b w:val="false"/>
            <w:bCs w:val="false"/>
            <w:i w:val="false"/>
            <w:iCs w:val="false"/>
            <w:color w:val="1A1A1A"/>
            <w:sz w:val="22"/>
            <w:szCs w:val="22"/>
          </w:rPr>
          <w:t xml:space="preserve">, conforme a la Cláusula Novena</w:t>
        </w:r>
      </w:ins>
      <w:commentRangeEnd w:id="65"/>
      <w:r>
        <w:commentReference w:id="65"/>
      </w:r>
      <w:r>
        <w:rPr>
          <w:rFonts w:ascii="Liberation Serif" w:cs="Liberation Serif" w:eastAsia="Liberation Serif" w:hAnsi="Liberation Serif"/>
          <w:b w:val="false"/>
          <w:bCs w:val="false"/>
          <w:i w:val="false"/>
          <w:iCs w:val="false"/>
          <w:color w:val="1A1A1A"/>
          <w:sz w:val="22"/>
          <w:szCs w:val="22"/>
        </w:rPr>
        <w:t xml:space="preserve">. Tratándose de </w:t>
      </w:r>
      <w:r>
        <w:rPr>
          <w:rFonts w:ascii="Liberation Serif" w:cs="Liberation Serif" w:eastAsia="Liberation Serif" w:hAnsi="Liberation Serif"/>
          <w:b/>
          <w:bCs/>
          <w:i w:val="false"/>
          <w:iCs w:val="false"/>
          <w:color w:val="1A1A1A"/>
          <w:sz w:val="22"/>
          <w:szCs w:val="22"/>
        </w:rPr>
        <w:t xml:space="preserve">incumplimientos técnicos o de desempeño</w:t>
      </w:r>
      <w:r>
        <w:rPr>
          <w:rFonts w:ascii="Liberation Serif" w:cs="Liberation Serif" w:eastAsia="Liberation Serif" w:hAnsi="Liberation Serif"/>
          <w:b w:val="false"/>
          <w:bCs w:val="false"/>
          <w:i w:val="false"/>
          <w:iCs w:val="false"/>
          <w:color w:val="1A1A1A"/>
          <w:sz w:val="22"/>
          <w:szCs w:val="22"/>
        </w:rPr>
        <w:t xml:space="preserve">, la incumplida presentará, dentro de </w:t>
      </w:r>
      <w:del w:id="523" w:author="LSSM" w:date="2026-09-10T12:00:00Z">
        <w:r>
          <w:rPr>
            <w:rFonts w:ascii="Liberation Serif" w:cs="Liberation Serif" w:eastAsia="Liberation Serif" w:hAnsi="Liberation Serif"/>
            <w:b w:val="false"/>
            <w:bCs w:val="false"/>
            <w:i w:val="false"/>
            <w:iCs w:val="false"/>
            <w:color w:val="1A1A1A"/>
            <w:sz w:val="22"/>
            <w:szCs w:val="22"/>
          </w:rPr>
          <w:delText xml:space="preserve">esos mismos</w:delText>
        </w:r>
      </w:del>
      <w:ins w:id="524" w:author="LSSM" w:date="2026-09-10T12:00:00Z">
        <w:r>
          <w:rPr>
            <w:rFonts w:ascii="Liberation Serif" w:cs="Liberation Serif" w:eastAsia="Liberation Serif" w:hAnsi="Liberation Serif"/>
            <w:b w:val="false"/>
            <w:bCs w:val="false"/>
            <w:i w:val="false"/>
            <w:iCs w:val="false"/>
            <w:color w:val="1A1A1A"/>
            <w:sz w:val="22"/>
            <w:szCs w:val="22"/>
          </w:rPr>
          <w:t xml:space="preserve">los</w:t>
        </w:r>
      </w:ins>
      <w:r>
        <w:rPr>
          <w:rFonts w:ascii="Liberation Serif" w:cs="Liberation Serif" w:eastAsia="Liberation Serif" w:hAnsi="Liberation Serif"/>
          <w:b w:val="false"/>
          <w:bCs w:val="false"/>
          <w:i w:val="false"/>
          <w:iCs w:val="false"/>
          <w:color w:val="1A1A1A"/>
          <w:sz w:val="22"/>
          <w:szCs w:val="22"/>
        </w:rPr>
        <w:t xml:space="preserve"> 5 (cinco) días hábiles</w:t>
      </w:r>
      <w:ins w:id="525" w:author="LSSM" w:date="2026-09-10T12:00:00Z">
        <w:r>
          <w:rPr>
            <w:rFonts w:ascii="Liberation Serif" w:cs="Liberation Serif" w:eastAsia="Liberation Serif" w:hAnsi="Liberation Serif"/>
            <w:b w:val="false"/>
            <w:bCs w:val="false"/>
            <w:i w:val="false"/>
            <w:iCs w:val="false"/>
            <w:color w:val="1A1A1A"/>
            <w:sz w:val="22"/>
            <w:szCs w:val="22"/>
          </w:rPr>
          <w:t xml:space="preserve"> siguientes a la notificación</w:t>
        </w:r>
      </w:ins>
      <w:r>
        <w:rPr>
          <w:rFonts w:ascii="Liberation Serif" w:cs="Liberation Serif" w:eastAsia="Liberation Serif" w:hAnsi="Liberation Serif"/>
          <w:b w:val="false"/>
          <w:bCs w:val="false"/>
          <w:i w:val="false"/>
          <w:iCs w:val="false"/>
          <w:color w:val="1A1A1A"/>
          <w:sz w:val="22"/>
          <w:szCs w:val="22"/>
        </w:rPr>
        <w:t xml:space="preserve">, un </w:t>
      </w:r>
      <w:r>
        <w:rPr>
          <w:rFonts w:ascii="Liberation Serif" w:cs="Liberation Serif" w:eastAsia="Liberation Serif" w:hAnsi="Liberation Serif"/>
          <w:b/>
          <w:bCs/>
          <w:i w:val="false"/>
          <w:iCs w:val="false"/>
          <w:color w:val="1A1A1A"/>
          <w:sz w:val="22"/>
          <w:szCs w:val="22"/>
        </w:rPr>
        <w:t xml:space="preserve">plan de remediación</w:t>
      </w:r>
      <w:r>
        <w:rPr>
          <w:rFonts w:ascii="Liberation Serif" w:cs="Liberation Serif" w:eastAsia="Liberation Serif" w:hAnsi="Liberation Serif"/>
          <w:b w:val="false"/>
          <w:bCs w:val="false"/>
          <w:i w:val="false"/>
          <w:iCs w:val="false"/>
          <w:color w:val="1A1A1A"/>
          <w:sz w:val="22"/>
          <w:szCs w:val="22"/>
        </w:rPr>
        <w:t xml:space="preserve"> con un plazo razonable acorde a la naturaleza del incumplimiento; la ejecución en tiempo de dicho plan tendrá efectos de subsanación. De no subsanar, o de no presentar y cumplir el plan de remediación, la afectada podrá rescindir de pleno derecho, sin declaración judicial previa. El efecto de los retrasos se rige por lo siguiente:</w:t>
      </w:r>
    </w:p>
    <w:p>
      <w:pPr>
        <w:spacing w:after="120" w:line="264"/>
        <w:ind w:left="540" w:hanging="420"/>
        <w:jc w:val="both"/>
      </w:pPr>
      <w:ins w:id="526" w:author="LSSM" w:date="2026-09-10T12:00:00Z">
        <w:r>
          <w:rPr>
            <w:rFonts w:ascii="Liberation Serif" w:cs="Liberation Serif" w:eastAsia="Liberation Serif" w:hAnsi="Liberation Serif"/>
            <w:b w:val="false"/>
            <w:bCs w:val="false"/>
            <w:color w:val="1A1A1A"/>
            <w:sz w:val="22"/>
            <w:szCs w:val="22"/>
          </w:rPr>
          <w:t xml:space="preserve">a) </w:t>
        </w:r>
      </w:ins>
      <w:ins w:id="527" w:author="LSSM" w:date="2026-09-10T12:00:00Z">
        <w:r>
          <w:rPr>
            <w:rFonts w:ascii="Liberation Serif" w:cs="Liberation Serif" w:eastAsia="Liberation Serif" w:hAnsi="Liberation Serif"/>
            <w:b/>
            <w:bCs/>
            <w:i w:val="false"/>
            <w:iCs w:val="false"/>
            <w:color w:val="1A1A1A"/>
            <w:sz w:val="22"/>
            <w:szCs w:val="22"/>
          </w:rPr>
          <w:t xml:space="preserve">Retrasos imputables a EL CLIENTE.</w:t>
        </w:r>
      </w:ins>
      <w:ins w:id="528" w:author="LSSM" w:date="2026-09-10T12:00:00Z">
        <w:r>
          <w:rPr>
            <w:rFonts w:ascii="Liberation Serif" w:cs="Liberation Serif" w:eastAsia="Liberation Serif" w:hAnsi="Liberation Serif"/>
            <w:b w:val="false"/>
            <w:bCs w:val="false"/>
            <w:i w:val="false"/>
            <w:iCs w:val="false"/>
            <w:color w:val="1A1A1A"/>
            <w:sz w:val="22"/>
            <w:szCs w:val="22"/>
          </w:rPr>
          <w:t xml:space="preserve"> Cuando el retraso sea imputable a EL CLIENTE —</w:t>
        </w:r>
      </w:ins>
      <w:ins w:id="529" w:author="LSSM" w:date="2026-09-10T12:00:00Z">
        <w:r>
          <w:rPr>
            <w:rFonts w:ascii="Liberation Serif" w:cs="Liberation Serif" w:eastAsia="Liberation Serif" w:hAnsi="Liberation Serif"/>
            <w:b/>
            <w:bCs/>
            <w:i w:val="false"/>
            <w:iCs w:val="false"/>
            <w:color w:val="1A1A1A"/>
            <w:sz w:val="22"/>
            <w:szCs w:val="22"/>
          </w:rPr>
          <w:t xml:space="preserve">de manera limitativa</w:t>
        </w:r>
      </w:ins>
      <w:ins w:id="530" w:author="LSSM" w:date="2026-09-10T12:00:00Z">
        <w:r>
          <w:rPr>
            <w:rFonts w:ascii="Liberation Serif" w:cs="Liberation Serif" w:eastAsia="Liberation Serif" w:hAnsi="Liberation Serif"/>
            <w:b w:val="false"/>
            <w:bCs w:val="false"/>
            <w:i w:val="false"/>
            <w:iCs w:val="false"/>
            <w:color w:val="1A1A1A"/>
            <w:sz w:val="22"/>
            <w:szCs w:val="22"/>
          </w:rPr>
          <w:t xml:space="preserve">: la falta o demora en las aportaciones, accesos, credenciales, infraestructura o insumos a su cargo conforme al Anexo Uno—, además de extenderse los plazos día por día, EL CLIENTE pagará a EL PRESTADOR los </w:t>
        </w:r>
      </w:ins>
      <w:commentRangeStart w:id="66"/>
      <w:ins w:id="531" w:author="LSSM" w:date="2026-09-10T12:00:00Z">
        <w:r>
          <w:rPr>
            <w:rFonts w:ascii="Liberation Serif" w:cs="Liberation Serif" w:eastAsia="Liberation Serif" w:hAnsi="Liberation Serif"/>
            <w:b/>
            <w:bCs/>
            <w:i w:val="false"/>
            <w:iCs w:val="false"/>
            <w:color w:val="1A1A1A"/>
            <w:sz w:val="22"/>
            <w:szCs w:val="22"/>
          </w:rPr>
          <w:t xml:space="preserve">días de stand-by del equipo</w:t>
        </w:r>
      </w:ins>
      <w:commentRangeEnd w:id="66"/>
      <w:r>
        <w:commentReference w:id="66"/>
      </w:r>
      <w:ins w:id="532" w:author="LSSM" w:date="2026-09-10T12:00:00Z">
        <w:r>
          <w:rPr>
            <w:rFonts w:ascii="Liberation Serif" w:cs="Liberation Serif" w:eastAsia="Liberation Serif" w:hAnsi="Liberation Serif"/>
            <w:b w:val="false"/>
            <w:bCs w:val="false"/>
            <w:i w:val="false"/>
            <w:iCs w:val="false"/>
            <w:color w:val="1A1A1A"/>
            <w:sz w:val="22"/>
            <w:szCs w:val="22"/>
          </w:rPr>
          <w:t xml:space="preserve"> a razón de </w:t>
        </w:r>
      </w:ins>
      <w:ins w:id="533" w:author="LSSM" w:date="2026-09-10T12:00:00Z">
        <w:r>
          <w:rPr>
            <w:rFonts w:ascii="Liberation Serif" w:cs="Liberation Serif" w:eastAsia="Liberation Serif" w:hAnsi="Liberation Serif"/>
            <w:b/>
            <w:bCs/>
            <w:i w:val="false"/>
            <w:iCs w:val="false"/>
            <w:color w:val="1A1A1A"/>
            <w:sz w:val="22"/>
            <w:szCs w:val="22"/>
          </w:rPr>
          <w:t xml:space="preserve">USD $350.00 (trescientos cincuenta dólares 00/100) por cada día de stand-by</w:t>
        </w:r>
      </w:ins>
      <w:ins w:id="534" w:author="LSSM" w:date="2026-09-10T12:00:00Z">
        <w:r>
          <w:rPr>
            <w:rFonts w:ascii="Liberation Serif" w:cs="Liberation Serif" w:eastAsia="Liberation Serif" w:hAnsi="Liberation Serif"/>
            <w:b w:val="false"/>
            <w:bCs w:val="false"/>
            <w:i w:val="false"/>
            <w:iCs w:val="false"/>
            <w:color w:val="1A1A1A"/>
            <w:sz w:val="22"/>
            <w:szCs w:val="22"/>
          </w:rPr>
          <w:t xml:space="preserve"> (MXN $6,230.00 al tipo de cambio contractual de $17.80), </w:t>
        </w:r>
      </w:ins>
      <w:ins w:id="535" w:author="LSSM" w:date="2026-09-10T12:00:00Z">
        <w:r>
          <w:rPr>
            <w:rFonts w:ascii="Liberation Serif" w:cs="Liberation Serif" w:eastAsia="Liberation Serif" w:hAnsi="Liberation Serif"/>
            <w:b/>
            <w:bCs/>
            <w:i w:val="false"/>
            <w:iCs w:val="false"/>
            <w:color w:val="1A1A1A"/>
            <w:sz w:val="22"/>
            <w:szCs w:val="22"/>
          </w:rPr>
          <w:t xml:space="preserve">hasta un máximo acumulado equivalente al 25% (veinticinco por ciento) del Pago Único del proyecto de que se trate</w:t>
        </w:r>
      </w:ins>
      <w:ins w:id="536"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537" w:author="LSSM" w:date="2026-09-10T12:00:00Z">
        <w:r>
          <w:rPr>
            <w:rFonts w:ascii="Liberation Serif" w:cs="Liberation Serif" w:eastAsia="Liberation Serif" w:hAnsi="Liberation Serif"/>
            <w:b/>
            <w:bCs/>
            <w:i w:val="false"/>
            <w:iCs w:val="false"/>
            <w:color w:val="1A1A1A"/>
            <w:sz w:val="22"/>
            <w:szCs w:val="22"/>
          </w:rPr>
          <w:t xml:space="preserve">Franquicia.</w:t>
        </w:r>
      </w:ins>
      <w:ins w:id="538" w:author="LSSM" w:date="2026-09-10T12:00:00Z">
        <w:r>
          <w:rPr>
            <w:rFonts w:ascii="Liberation Serif" w:cs="Liberation Serif" w:eastAsia="Liberation Serif" w:hAnsi="Liberation Serif"/>
            <w:b w:val="false"/>
            <w:bCs w:val="false"/>
            <w:i w:val="false"/>
            <w:iCs w:val="false"/>
            <w:color w:val="1A1A1A"/>
            <w:sz w:val="22"/>
            <w:szCs w:val="22"/>
          </w:rPr>
          <w:t xml:space="preserve"> Cada evento de retraso imputable a EL CLIENTE goza de una franquicia de </w:t>
        </w:r>
      </w:ins>
      <w:ins w:id="539" w:author="LSSM" w:date="2026-09-10T12:00:00Z">
        <w:r>
          <w:rPr>
            <w:rFonts w:ascii="Liberation Serif" w:cs="Liberation Serif" w:eastAsia="Liberation Serif" w:hAnsi="Liberation Serif"/>
            <w:b/>
            <w:bCs/>
            <w:i w:val="false"/>
            <w:iCs w:val="false"/>
            <w:color w:val="1A1A1A"/>
            <w:sz w:val="22"/>
            <w:szCs w:val="22"/>
          </w:rPr>
          <w:t xml:space="preserve">5 (cinco) días hábiles sin cargo</w:t>
        </w:r>
      </w:ins>
      <w:ins w:id="540" w:author="LSSM" w:date="2026-09-10T12:00:00Z">
        <w:r>
          <w:rPr>
            <w:rFonts w:ascii="Liberation Serif" w:cs="Liberation Serif" w:eastAsia="Liberation Serif" w:hAnsi="Liberation Serif"/>
            <w:b w:val="false"/>
            <w:bCs w:val="false"/>
            <w:i w:val="false"/>
            <w:iCs w:val="false"/>
            <w:color w:val="1A1A1A"/>
            <w:sz w:val="22"/>
            <w:szCs w:val="22"/>
          </w:rPr>
          <w:t xml:space="preserve">; el stand-by se causa </w:t>
        </w:r>
      </w:ins>
      <w:ins w:id="541" w:author="LSSM" w:date="2026-09-10T12:00:00Z">
        <w:r>
          <w:rPr>
            <w:rFonts w:ascii="Liberation Serif" w:cs="Liberation Serif" w:eastAsia="Liberation Serif" w:hAnsi="Liberation Serif"/>
            <w:b/>
            <w:bCs/>
            <w:i w:val="false"/>
            <w:iCs w:val="false"/>
            <w:color w:val="1A1A1A"/>
            <w:sz w:val="22"/>
            <w:szCs w:val="22"/>
          </w:rPr>
          <w:t xml:space="preserve">a partir del sexto día hábil de cada evento</w:t>
        </w:r>
      </w:ins>
      <w:ins w:id="542" w:author="LSSM" w:date="2026-09-10T12:00:00Z">
        <w:r>
          <w:rPr>
            <w:rFonts w:ascii="Liberation Serif" w:cs="Liberation Serif" w:eastAsia="Liberation Serif" w:hAnsi="Liberation Serif"/>
            <w:b w:val="false"/>
            <w:bCs w:val="false"/>
            <w:i w:val="false"/>
            <w:iCs w:val="false"/>
            <w:color w:val="1A1A1A"/>
            <w:sz w:val="22"/>
            <w:szCs w:val="22"/>
          </w:rPr>
          <w:t xml:space="preserve"> y se cuenta en días hábiles. Se entiende por evento cada requerimiento o aportación a cargo de EL CLIENTE que se retrase, con independencia de los demás; los eventos simultáneos que impidan avanzar al mismo equipo causan un solo cargo diario. EL PRESTADOR informará por escrito el inicio de cada evento y el consumo de su franquicia en el reporte mensual del Anexo Cinco. </w:t>
        </w:r>
      </w:ins>
      <w:commentRangeStart w:id="67"/>
      <w:ins w:id="543" w:author="LSSM" w:date="2026-09-10T12:00:00Z">
        <w:r>
          <w:rPr>
            <w:rFonts w:ascii="Liberation Serif" w:cs="Liberation Serif" w:eastAsia="Liberation Serif" w:hAnsi="Liberation Serif"/>
            <w:b/>
            <w:bCs/>
            <w:i w:val="false"/>
            <w:iCs w:val="false"/>
            <w:color w:val="1A1A1A"/>
            <w:sz w:val="22"/>
            <w:szCs w:val="22"/>
          </w:rPr>
          <w:t xml:space="preserve">El stand-by nunca corre durante un plazo que este Contrato conceda a EL CLIENTE</w:t>
        </w:r>
      </w:ins>
      <w:commentRangeEnd w:id="67"/>
      <w:r>
        <w:commentReference w:id="67"/>
      </w:r>
      <w:ins w:id="544" w:author="LSSM" w:date="2026-09-10T12:00:00Z">
        <w:r>
          <w:rPr>
            <w:rFonts w:ascii="Liberation Serif" w:cs="Liberation Serif" w:eastAsia="Liberation Serif" w:hAnsi="Liberation Serif"/>
            <w:b w:val="false"/>
            <w:bCs w:val="false"/>
            <w:i w:val="false"/>
            <w:iCs w:val="false"/>
            <w:color w:val="1A1A1A"/>
            <w:sz w:val="22"/>
            <w:szCs w:val="22"/>
          </w:rPr>
          <w:t xml:space="preserve">: se computa únicamente a partir del vencimiento de la fecha límite del requerimiento de que se trate conforme al Anexo Uno, y con la franquicia prevista en esta Sección. En particular, </w:t>
        </w:r>
      </w:ins>
      <w:ins w:id="545" w:author="LSSM" w:date="2026-09-10T12:00:00Z">
        <w:r>
          <w:rPr>
            <w:rFonts w:ascii="Liberation Serif" w:cs="Liberation Serif" w:eastAsia="Liberation Serif" w:hAnsi="Liberation Serif"/>
            <w:b/>
            <w:bCs/>
            <w:i w:val="false"/>
            <w:iCs w:val="false"/>
            <w:color w:val="1A1A1A"/>
            <w:sz w:val="22"/>
            <w:szCs w:val="22"/>
          </w:rPr>
          <w:t xml:space="preserve">la demora de EL CLIENTE en resolver una solicitud de aprobación del Anexo Dos no causa cargo de stand-by alguno</w:t>
        </w:r>
      </w:ins>
      <w:ins w:id="546" w:author="LSSM" w:date="2026-09-10T12:00:00Z">
        <w:r>
          <w:rPr>
            <w:rFonts w:ascii="Liberation Serif" w:cs="Liberation Serif" w:eastAsia="Liberation Serif" w:hAnsi="Liberation Serif"/>
            <w:b w:val="false"/>
            <w:bCs w:val="false"/>
            <w:i w:val="false"/>
            <w:iCs w:val="false"/>
            <w:color w:val="1A1A1A"/>
            <w:sz w:val="22"/>
            <w:szCs w:val="22"/>
          </w:rPr>
          <w:t xml:space="preserve">: su único efecto es la aceptación tácita prevista en la Cláusula Décima y la extensión de los plazos día por día.</w:t>
        </w:r>
      </w:ins>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Retrasos imputables a EL PRESTADOR.</w:t>
      </w:r>
      <w:r>
        <w:rPr>
          <w:rFonts w:ascii="Liberation Serif" w:cs="Liberation Serif" w:eastAsia="Liberation Serif" w:hAnsi="Liberation Serif"/>
          <w:b w:val="false"/>
          <w:bCs w:val="false"/>
          <w:i w:val="false"/>
          <w:iCs w:val="false"/>
          <w:color w:val="1A1A1A"/>
          <w:sz w:val="22"/>
          <w:szCs w:val="22"/>
        </w:rPr>
        <w:t xml:space="preserve"> Cuando el retraso sea imputable a EL PRESTADOR, éste lo absorbe: corrige sin costo adicional para EL CLIENTE y sin cargo de stand-by, </w:t>
      </w:r>
      <w:commentRangeStart w:id="68"/>
      <w:ins w:id="547" w:author="LSSM" w:date="2026-09-10T12:00:00Z">
        <w:r>
          <w:rPr>
            <w:rFonts w:ascii="Liberation Serif" w:cs="Liberation Serif" w:eastAsia="Liberation Serif" w:hAnsi="Liberation Serif"/>
            <w:b w:val="false"/>
            <w:bCs w:val="false"/>
            <w:i w:val="false"/>
            <w:iCs w:val="false"/>
            <w:color w:val="1A1A1A"/>
            <w:sz w:val="22"/>
            <w:szCs w:val="22"/>
          </w:rPr>
          <w:t xml:space="preserve">extendiéndose el plazo lo necesario, </w:t>
        </w:r>
      </w:ins>
      <w:commentRangeEnd w:id="68"/>
      <w:r>
        <w:commentReference w:id="68"/>
      </w:r>
      <w:r>
        <w:rPr>
          <w:rFonts w:ascii="Liberation Serif" w:cs="Liberation Serif" w:eastAsia="Liberation Serif" w:hAnsi="Liberation Serif"/>
          <w:b w:val="false"/>
          <w:bCs w:val="false"/>
          <w:i w:val="false"/>
          <w:iCs w:val="false"/>
          <w:color w:val="1A1A1A"/>
          <w:sz w:val="22"/>
          <w:szCs w:val="22"/>
        </w:rPr>
        <w:t xml:space="preserve">sin perjuicio de la regla de subsanación y rescisión de pleno derecho prevista en el primer párrafo de esta Cláusula Décima Quinta.</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Cambios solicitados por EL CLIENTE (zona neutral).</w:t>
      </w:r>
      <w:r>
        <w:rPr>
          <w:rFonts w:ascii="Liberation Serif" w:cs="Liberation Serif" w:eastAsia="Liberation Serif" w:hAnsi="Liberation Serif"/>
          <w:b w:val="false"/>
          <w:bCs w:val="false"/>
          <w:i w:val="false"/>
          <w:iCs w:val="false"/>
          <w:color w:val="1A1A1A"/>
          <w:sz w:val="22"/>
          <w:szCs w:val="22"/>
        </w:rPr>
        <w:t xml:space="preserve"> Los cambios solicitados por EL CLIENTE que causen retrasos </w:t>
      </w:r>
      <w:r>
        <w:rPr>
          <w:rFonts w:ascii="Liberation Serif" w:cs="Liberation Serif" w:eastAsia="Liberation Serif" w:hAnsi="Liberation Serif"/>
          <w:b/>
          <w:bCs/>
          <w:i w:val="false"/>
          <w:iCs w:val="false"/>
          <w:color w:val="1A1A1A"/>
          <w:sz w:val="22"/>
          <w:szCs w:val="22"/>
        </w:rPr>
        <w:t xml:space="preserve">no se consideran imputables a ninguna de las Partes</w:t>
      </w:r>
      <w:r>
        <w:rPr>
          <w:rFonts w:ascii="Liberation Serif" w:cs="Liberation Serif" w:eastAsia="Liberation Serif" w:hAnsi="Liberation Serif"/>
          <w:b w:val="false"/>
          <w:bCs w:val="false"/>
          <w:i w:val="false"/>
          <w:iCs w:val="false"/>
          <w:color w:val="1A1A1A"/>
          <w:sz w:val="22"/>
          <w:szCs w:val="22"/>
        </w:rPr>
        <w:t xml:space="preserve"> —únicamente extienden los plazos, sin cargo de stand-by—, </w:t>
      </w:r>
      <w:r>
        <w:rPr>
          <w:rFonts w:ascii="Liberation Serif" w:cs="Liberation Serif" w:eastAsia="Liberation Serif" w:hAnsi="Liberation Serif"/>
          <w:b/>
          <w:bCs/>
          <w:i w:val="false"/>
          <w:iCs w:val="false"/>
          <w:color w:val="1A1A1A"/>
          <w:sz w:val="22"/>
          <w:szCs w:val="22"/>
        </w:rPr>
        <w:t xml:space="preserve">salvo</w:t>
      </w:r>
      <w:r>
        <w:rPr>
          <w:rFonts w:ascii="Liberation Serif" w:cs="Liberation Serif" w:eastAsia="Liberation Serif" w:hAnsi="Liberation Serif"/>
          <w:b w:val="false"/>
          <w:bCs w:val="false"/>
          <w:i w:val="false"/>
          <w:iCs w:val="false"/>
          <w:color w:val="1A1A1A"/>
          <w:sz w:val="22"/>
          <w:szCs w:val="22"/>
        </w:rPr>
        <w:t xml:space="preserve"> que: (i) impliquen </w:t>
      </w:r>
      <w:r>
        <w:rPr>
          <w:rFonts w:ascii="Liberation Serif" w:cs="Liberation Serif" w:eastAsia="Liberation Serif" w:hAnsi="Liberation Serif"/>
          <w:b/>
          <w:bCs/>
          <w:i w:val="false"/>
          <w:iCs w:val="false"/>
          <w:color w:val="1A1A1A"/>
          <w:sz w:val="22"/>
          <w:szCs w:val="22"/>
        </w:rPr>
        <w:t xml:space="preserve">modificar una sección o ítem ya aprobado</w:t>
      </w:r>
      <w:r>
        <w:rPr>
          <w:rFonts w:ascii="Liberation Serif" w:cs="Liberation Serif" w:eastAsia="Liberation Serif" w:hAnsi="Liberation Serif"/>
          <w:b w:val="false"/>
          <w:bCs w:val="false"/>
          <w:i w:val="false"/>
          <w:iCs w:val="false"/>
          <w:color w:val="1A1A1A"/>
          <w:sz w:val="22"/>
          <w:szCs w:val="22"/>
        </w:rPr>
        <w:t xml:space="preserve"> por EL CLIENTE, en cuyo caso el retraso es </w:t>
      </w:r>
      <w:r>
        <w:rPr>
          <w:rFonts w:ascii="Liberation Serif" w:cs="Liberation Serif" w:eastAsia="Liberation Serif" w:hAnsi="Liberation Serif"/>
          <w:b/>
          <w:bCs/>
          <w:i w:val="false"/>
          <w:iCs w:val="false"/>
          <w:color w:val="1A1A1A"/>
          <w:sz w:val="22"/>
          <w:szCs w:val="22"/>
        </w:rPr>
        <w:t xml:space="preserve">imputable a EL CLIENTE</w:t>
      </w:r>
      <w:r>
        <w:rPr>
          <w:rFonts w:ascii="Liberation Serif" w:cs="Liberation Serif" w:eastAsia="Liberation Serif" w:hAnsi="Liberation Serif"/>
          <w:b w:val="false"/>
          <w:bCs w:val="false"/>
          <w:i w:val="false"/>
          <w:iCs w:val="false"/>
          <w:color w:val="1A1A1A"/>
          <w:sz w:val="22"/>
          <w:szCs w:val="22"/>
        </w:rPr>
        <w:t xml:space="preserve"> y </w:t>
      </w:r>
      <w:del w:id="548" w:author="LSSM" w:date="2026-09-10T12:00:00Z">
        <w:r>
          <w:rPr>
            <w:rFonts w:ascii="Liberation Serif" w:cs="Liberation Serif" w:eastAsia="Liberation Serif" w:hAnsi="Liberation Serif"/>
            <w:b w:val="false"/>
            <w:bCs w:val="false"/>
            <w:i w:val="false"/>
            <w:iCs w:val="false"/>
            <w:color w:val="1A1A1A"/>
            <w:sz w:val="22"/>
            <w:szCs w:val="22"/>
          </w:rPr>
          <w:delText xml:space="preserve">aplica el</w:delText>
        </w:r>
      </w:del>
      <w:commentRangeStart w:id="69"/>
      <w:ins w:id="549" w:author="LSSM" w:date="2026-09-10T12:00:00Z">
        <w:r>
          <w:rPr>
            <w:rFonts w:ascii="Liberation Serif" w:cs="Liberation Serif" w:eastAsia="Liberation Serif" w:hAnsi="Liberation Serif"/>
            <w:b w:val="false"/>
            <w:bCs w:val="false"/>
            <w:i w:val="false"/>
            <w:iCs w:val="false"/>
            <w:color w:val="1A1A1A"/>
            <w:sz w:val="22"/>
            <w:szCs w:val="22"/>
          </w:rPr>
          <w:t xml:space="preserve">el cambio se cotiza y se cobra conforme a la Cláusula Décima, </w:t>
        </w:r>
      </w:ins>
      <w:ins w:id="550" w:author="LSSM" w:date="2026-09-10T12:00:00Z">
        <w:r>
          <w:rPr>
            <w:rFonts w:ascii="Liberation Serif" w:cs="Liberation Serif" w:eastAsia="Liberation Serif" w:hAnsi="Liberation Serif"/>
            <w:b/>
            <w:bCs/>
            <w:i w:val="false"/>
            <w:iCs w:val="false"/>
            <w:color w:val="1A1A1A"/>
            <w:sz w:val="22"/>
            <w:szCs w:val="22"/>
          </w:rPr>
          <w:t xml:space="preserve">sin</w:t>
        </w:r>
      </w:ins>
      <w:r>
        <w:rPr>
          <w:rFonts w:ascii="Liberation Serif" w:cs="Liberation Serif" w:eastAsia="Liberation Serif" w:hAnsi="Liberation Serif"/>
          <w:b/>
          <w:bCs/>
          <w:i w:val="false"/>
          <w:iCs w:val="false"/>
          <w:color w:val="1A1A1A"/>
          <w:sz w:val="22"/>
          <w:szCs w:val="22"/>
        </w:rPr>
        <w:t xml:space="preserve"> cargo de stand-by</w:t>
      </w:r>
      <w:commentRangeEnd w:id="69"/>
      <w:r>
        <w:commentReference w:id="69"/>
      </w:r>
      <w:del w:id="551" w:author="LSSM" w:date="2026-09-10T12:00:00Z">
        <w:r>
          <w:rPr>
            <w:rFonts w:ascii="Liberation Serif" w:cs="Liberation Serif" w:eastAsia="Liberation Serif" w:hAnsi="Liberation Serif"/>
            <w:b w:val="false"/>
            <w:bCs w:val="false"/>
            <w:i w:val="false"/>
            <w:iCs w:val="false"/>
            <w:color w:val="1A1A1A"/>
            <w:sz w:val="22"/>
            <w:szCs w:val="22"/>
          </w:rPr>
          <w:delText xml:space="preserve"> del inciso (a), además del costo de la Cláusula Décima</w:delText>
        </w:r>
      </w:del>
      <w:r>
        <w:rPr>
          <w:rFonts w:ascii="Liberation Serif" w:cs="Liberation Serif" w:eastAsia="Liberation Serif" w:hAnsi="Liberation Serif"/>
          <w:b w:val="false"/>
          <w:bCs w:val="false"/>
          <w:i w:val="false"/>
          <w:iCs w:val="false"/>
          <w:color w:val="1A1A1A"/>
          <w:sz w:val="22"/>
          <w:szCs w:val="22"/>
        </w:rPr>
        <w:t xml:space="preserve">; o (ii) deriven de que </w:t>
      </w:r>
      <w:r>
        <w:rPr>
          <w:rFonts w:ascii="Liberation Serif" w:cs="Liberation Serif" w:eastAsia="Liberation Serif" w:hAnsi="Liberation Serif"/>
          <w:b/>
          <w:bCs/>
          <w:i w:val="false"/>
          <w:iCs w:val="false"/>
          <w:color w:val="1A1A1A"/>
          <w:sz w:val="22"/>
          <w:szCs w:val="22"/>
        </w:rPr>
        <w:t xml:space="preserve">EL PRESTADOR haya entregado una sección o tarea por debajo de los estándares</w:t>
      </w:r>
      <w:r>
        <w:rPr>
          <w:rFonts w:ascii="Liberation Serif" w:cs="Liberation Serif" w:eastAsia="Liberation Serif" w:hAnsi="Liberation Serif"/>
          <w:b w:val="false"/>
          <w:bCs w:val="false"/>
          <w:i w:val="false"/>
          <w:iCs w:val="false"/>
          <w:color w:val="1A1A1A"/>
          <w:sz w:val="22"/>
          <w:szCs w:val="22"/>
        </w:rPr>
        <w:t xml:space="preserve"> especificados en el Contrato y sus Anexos, en cuyo caso el retraso es </w:t>
      </w:r>
      <w:r>
        <w:rPr>
          <w:rFonts w:ascii="Liberation Serif" w:cs="Liberation Serif" w:eastAsia="Liberation Serif" w:hAnsi="Liberation Serif"/>
          <w:b/>
          <w:bCs/>
          <w:i w:val="false"/>
          <w:iCs w:val="false"/>
          <w:color w:val="1A1A1A"/>
          <w:sz w:val="22"/>
          <w:szCs w:val="22"/>
        </w:rPr>
        <w:t xml:space="preserve">imputable a EL PRESTADOR</w:t>
      </w:r>
      <w:r>
        <w:rPr>
          <w:rFonts w:ascii="Liberation Serif" w:cs="Liberation Serif" w:eastAsia="Liberation Serif" w:hAnsi="Liberation Serif"/>
          <w:b w:val="false"/>
          <w:bCs w:val="false"/>
          <w:i w:val="false"/>
          <w:iCs w:val="false"/>
          <w:color w:val="1A1A1A"/>
          <w:sz w:val="22"/>
          <w:szCs w:val="22"/>
        </w:rPr>
        <w:t xml:space="preserve"> y se rige por el inciso (b) (EL PRESTADOR lo absorbe y corrige sin costo ni cargo de stand-by para EL CLIENTE).</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SEXTA. Propiedad Intelectual</w:t>
      </w:r>
      <w:ins w:id="552" w:author="LSSM" w:date="2026-09-10T12:00:00Z">
        <w:r>
          <w:rPr>
            <w:rFonts w:ascii="Liberation Serif" w:cs="Liberation Serif" w:eastAsia="Liberation Serif" w:hAnsi="Liberation Serif"/>
            <w:b/>
            <w:bCs/>
            <w:i w:val="false"/>
            <w:iCs w:val="false"/>
            <w:color w:val="1A1A1A"/>
            <w:sz w:val="22"/>
            <w:szCs w:val="22"/>
          </w:rPr>
          <w:t xml:space="preserve">.</w:t>
        </w:r>
      </w:ins>
      <w:ins w:id="553" w:author="LSSM" w:date="2026-09-10T12:00:00Z">
        <w:r>
          <w:rPr>
            <w:rFonts w:ascii="Liberation Serif" w:cs="Liberation Serif" w:eastAsia="Liberation Serif" w:hAnsi="Liberation Serif"/>
            <w:b w:val="false"/>
            <w:bCs w:val="false"/>
            <w:i w:val="false"/>
            <w:iCs w:val="false"/>
            <w:color w:val="1A1A1A"/>
            <w:sz w:val="22"/>
            <w:szCs w:val="22"/>
          </w:rPr>
          <w:t xml:space="preserve"> </w:t>
        </w:r>
      </w:ins>
      <w:commentRangeStart w:id="70"/>
      <w:ins w:id="554" w:author="LSSM" w:date="2026-09-10T12:00:00Z">
        <w:r>
          <w:rPr>
            <w:rFonts w:ascii="Liberation Serif" w:cs="Liberation Serif" w:eastAsia="Liberation Serif" w:hAnsi="Liberation Serif"/>
            <w:b/>
            <w:bCs/>
            <w:i w:val="false"/>
            <w:iCs w:val="false"/>
            <w:color w:val="1A1A1A"/>
            <w:sz w:val="22"/>
            <w:szCs w:val="22"/>
          </w:rPr>
          <w:t xml:space="preserve">I. Obra por encargo y cesión</w:t>
        </w:r>
      </w:ins>
      <w:r>
        <w:rPr>
          <w:rFonts w:ascii="Liberation Serif" w:cs="Liberation Serif" w:eastAsia="Liberation Serif" w:hAnsi="Liberation Serif"/>
          <w:b/>
          <w:bCs/>
          <w:i w:val="false"/>
          <w:iCs w:val="false"/>
          <w:color w:val="1A1A1A"/>
          <w:sz w:val="22"/>
          <w:szCs w:val="22"/>
        </w:rPr>
        <w:t xml:space="preserve">.</w:t>
      </w:r>
      <w:commentRangeEnd w:id="70"/>
      <w:r>
        <w:commentReference w:id="70"/>
      </w:r>
      <w:r>
        <w:rPr>
          <w:rFonts w:ascii="Liberation Serif" w:cs="Liberation Serif" w:eastAsia="Liberation Serif" w:hAnsi="Liberation Serif"/>
          <w:b w:val="false"/>
          <w:bCs w:val="false"/>
          <w:i w:val="false"/>
          <w:iCs w:val="false"/>
          <w:color w:val="1A1A1A"/>
          <w:sz w:val="22"/>
          <w:szCs w:val="22"/>
        </w:rPr>
        <w:t xml:space="preserve"> EL CLIENTE será titular de </w:t>
      </w:r>
      <w:del w:id="555" w:author="LSSM" w:date="2026-09-10T12:00:00Z">
        <w:r>
          <w:rPr>
            <w:rFonts w:ascii="Liberation Serif" w:cs="Liberation Serif" w:eastAsia="Liberation Serif" w:hAnsi="Liberation Serif"/>
            <w:b w:val="false"/>
            <w:bCs w:val="false"/>
            <w:i w:val="false"/>
            <w:iCs w:val="false"/>
            <w:color w:val="1A1A1A"/>
            <w:sz w:val="22"/>
            <w:szCs w:val="22"/>
          </w:rPr>
          <w:delText xml:space="preserve">cualesquiera derechos de propiedad intelectual e industrial</w:delText>
        </w:r>
      </w:del>
      <w:ins w:id="556" w:author="LSSM" w:date="2026-09-10T12:00:00Z">
        <w:r>
          <w:rPr>
            <w:rFonts w:ascii="Liberation Serif" w:cs="Liberation Serif" w:eastAsia="Liberation Serif" w:hAnsi="Liberation Serif"/>
            <w:b w:val="false"/>
            <w:bCs w:val="false"/>
            <w:i w:val="false"/>
            <w:iCs w:val="false"/>
            <w:color w:val="1A1A1A"/>
            <w:sz w:val="22"/>
            <w:szCs w:val="22"/>
          </w:rPr>
          <w:t xml:space="preserve">los derechos patrimoniales sobre los desarrollos</w:t>
        </w:r>
      </w:ins>
      <w:r>
        <w:rPr>
          <w:rFonts w:ascii="Liberation Serif" w:cs="Liberation Serif" w:eastAsia="Liberation Serif" w:hAnsi="Liberation Serif"/>
          <w:b w:val="false"/>
          <w:bCs w:val="false"/>
          <w:i w:val="false"/>
          <w:iCs w:val="false"/>
          <w:color w:val="1A1A1A"/>
          <w:sz w:val="22"/>
          <w:szCs w:val="22"/>
        </w:rPr>
        <w:t xml:space="preserve"> generados específicamente para EL CLIENTE como resultado del cumplimiento del Contrato —</w:t>
      </w:r>
      <w:del w:id="557" w:author="LSSM" w:date="2026-09-10T12:00:00Z">
        <w:r>
          <w:rPr>
            <w:rFonts w:ascii="Liberation Serif" w:cs="Liberation Serif" w:eastAsia="Liberation Serif" w:hAnsi="Liberation Serif"/>
            <w:b w:val="false"/>
            <w:bCs w:val="false"/>
            <w:i w:val="false"/>
            <w:iCs w:val="false"/>
            <w:color w:val="1A1A1A"/>
            <w:sz w:val="22"/>
            <w:szCs w:val="22"/>
          </w:rPr>
          <w:delText xml:space="preserve">incluyendo, </w:delText>
        </w:r>
      </w:del>
      <w:r>
        <w:rPr>
          <w:rFonts w:ascii="Liberation Serif" w:cs="Liberation Serif" w:eastAsia="Liberation Serif" w:hAnsi="Liberation Serif"/>
          <w:b w:val="false"/>
          <w:bCs w:val="false"/>
          <w:i w:val="false"/>
          <w:iCs w:val="false"/>
          <w:color w:val="1A1A1A"/>
          <w:sz w:val="22"/>
          <w:szCs w:val="22"/>
        </w:rPr>
        <w:t xml:space="preserve">de manera enunciativa</w:t>
      </w:r>
      <w:del w:id="558"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ins w:id="559" w:author="LSSM" w:date="2026-09-10T12:00:00Z">
        <w:r>
          <w:rPr>
            <w:rFonts w:ascii="Liberation Serif" w:cs="Liberation Serif" w:eastAsia="Liberation Serif" w:hAnsi="Liberation Serif"/>
            <w:b w:val="false"/>
            <w:bCs w:val="false"/>
            <w:i w:val="false"/>
            <w:iCs w:val="false"/>
            <w:color w:val="1A1A1A"/>
            <w:sz w:val="22"/>
            <w:szCs w:val="22"/>
          </w:rPr>
          <w:t xml:space="preserve">:</w:t>
        </w:r>
      </w:ins>
      <w:r>
        <w:rPr>
          <w:rFonts w:ascii="Liberation Serif" w:cs="Liberation Serif" w:eastAsia="Liberation Serif" w:hAnsi="Liberation Serif"/>
          <w:b w:val="false"/>
          <w:bCs w:val="false"/>
          <w:i w:val="false"/>
          <w:iCs w:val="false"/>
          <w:color w:val="1A1A1A"/>
          <w:sz w:val="22"/>
          <w:szCs w:val="22"/>
        </w:rPr>
        <w:t xml:space="preserve"> el código fuente</w:t>
      </w:r>
      <w:ins w:id="560" w:author="LSSM" w:date="2026-09-10T12:00:00Z">
        <w:r>
          <w:rPr>
            <w:rFonts w:ascii="Liberation Serif" w:cs="Liberation Serif" w:eastAsia="Liberation Serif" w:hAnsi="Liberation Serif"/>
            <w:b w:val="false"/>
            <w:bCs w:val="false"/>
            <w:i w:val="false"/>
            <w:iCs w:val="false"/>
            <w:color w:val="1A1A1A"/>
            <w:sz w:val="22"/>
            <w:szCs w:val="22"/>
          </w:rPr>
          <w:t xml:space="preserve"> del sitio y de las integraciones específicas</w:t>
        </w:r>
      </w:ins>
      <w:r>
        <w:rPr>
          <w:rFonts w:ascii="Liberation Serif" w:cs="Liberation Serif" w:eastAsia="Liberation Serif" w:hAnsi="Liberation Serif"/>
          <w:b w:val="false"/>
          <w:bCs w:val="false"/>
          <w:i w:val="false"/>
          <w:iCs w:val="false"/>
          <w:color w:val="1A1A1A"/>
          <w:sz w:val="22"/>
          <w:szCs w:val="22"/>
        </w:rPr>
        <w:t xml:space="preserve">, los repositorios, las plantillas</w:t>
      </w:r>
      <w:ins w:id="561" w:author="LSSM" w:date="2026-09-10T12:00:00Z">
        <w:r>
          <w:rPr>
            <w:rFonts w:ascii="Liberation Serif" w:cs="Liberation Serif" w:eastAsia="Liberation Serif" w:hAnsi="Liberation Serif"/>
            <w:b w:val="false"/>
            <w:bCs w:val="false"/>
            <w:i w:val="false"/>
            <w:iCs w:val="false"/>
            <w:color w:val="1A1A1A"/>
            <w:sz w:val="22"/>
            <w:szCs w:val="22"/>
          </w:rPr>
          <w:t xml:space="preserve"> de página</w:t>
        </w:r>
      </w:ins>
      <w:r>
        <w:rPr>
          <w:rFonts w:ascii="Liberation Serif" w:cs="Liberation Serif" w:eastAsia="Liberation Serif" w:hAnsi="Liberation Serif"/>
          <w:b w:val="false"/>
          <w:bCs w:val="false"/>
          <w:i w:val="false"/>
          <w:iCs w:val="false"/>
          <w:color w:val="1A1A1A"/>
          <w:sz w:val="22"/>
          <w:szCs w:val="22"/>
        </w:rPr>
        <w:t xml:space="preserve">, el contenido</w:t>
      </w:r>
      <w:ins w:id="562" w:author="LSSM" w:date="2026-09-10T12:00:00Z">
        <w:r>
          <w:rPr>
            <w:rFonts w:ascii="Liberation Serif" w:cs="Liberation Serif" w:eastAsia="Liberation Serif" w:hAnsi="Liberation Serif"/>
            <w:b w:val="false"/>
            <w:bCs w:val="false"/>
            <w:i w:val="false"/>
            <w:iCs w:val="false"/>
            <w:color w:val="1A1A1A"/>
            <w:sz w:val="22"/>
            <w:szCs w:val="22"/>
          </w:rPr>
          <w:t xml:space="preserve"> editorial, las imágenes producidas para EL CLIENTE</w:t>
        </w:r>
      </w:ins>
      <w:r>
        <w:rPr>
          <w:rFonts w:ascii="Liberation Serif" w:cs="Liberation Serif" w:eastAsia="Liberation Serif" w:hAnsi="Liberation Serif"/>
          <w:b w:val="false"/>
          <w:bCs w:val="false"/>
          <w:i w:val="false"/>
          <w:iCs w:val="false"/>
          <w:color w:val="1A1A1A"/>
          <w:sz w:val="22"/>
          <w:szCs w:val="22"/>
        </w:rPr>
        <w:t xml:space="preserve">, los datos estructurados</w:t>
      </w:r>
      <w:ins w:id="563" w:author="LSSM" w:date="2026-09-10T12:00:00Z">
        <w:r>
          <w:rPr>
            <w:rFonts w:ascii="Liberation Serif" w:cs="Liberation Serif" w:eastAsia="Liberation Serif" w:hAnsi="Liberation Serif"/>
            <w:b w:val="false"/>
            <w:bCs w:val="false"/>
            <w:i w:val="false"/>
            <w:iCs w:val="false"/>
            <w:color w:val="1A1A1A"/>
            <w:sz w:val="22"/>
            <w:szCs w:val="22"/>
          </w:rPr>
          <w:t xml:space="preserve">, la configuración y los prompts específicos de “BES” para EL CLIENTE,</w:t>
        </w:r>
      </w:ins>
      <w:r>
        <w:rPr>
          <w:rFonts w:ascii="Liberation Serif" w:cs="Liberation Serif" w:eastAsia="Liberation Serif" w:hAnsi="Liberation Serif"/>
          <w:b w:val="false"/>
          <w:bCs w:val="false"/>
          <w:i w:val="false"/>
          <w:iCs w:val="false"/>
          <w:color w:val="1A1A1A"/>
          <w:sz w:val="22"/>
          <w:szCs w:val="22"/>
        </w:rPr>
        <w:t xml:space="preserve"> y la documentación de los entregables—, </w:t>
      </w:r>
      <w:del w:id="564" w:author="LSSM" w:date="2026-09-10T12:00:00Z">
        <w:r>
          <w:rPr>
            <w:rFonts w:ascii="Liberation Serif" w:cs="Liberation Serif" w:eastAsia="Liberation Serif" w:hAnsi="Liberation Serif"/>
            <w:b w:val="false"/>
            <w:bCs w:val="false"/>
            <w:i w:val="false"/>
            <w:iCs w:val="false"/>
            <w:color w:val="1A1A1A"/>
            <w:sz w:val="22"/>
            <w:szCs w:val="22"/>
          </w:rPr>
          <w:delText xml:space="preserve">con excepción únicamente de:</w:delText>
        </w:r>
      </w:del>
      <w:ins w:id="565" w:author="LSSM" w:date="2026-09-10T12:00:00Z">
        <w:r>
          <w:rPr>
            <w:rFonts w:ascii="Liberation Serif" w:cs="Liberation Serif" w:eastAsia="Liberation Serif" w:hAnsi="Liberation Serif"/>
            <w:b w:val="false"/>
            <w:bCs w:val="false"/>
            <w:i w:val="false"/>
            <w:iCs w:val="false"/>
            <w:color w:val="1A1A1A"/>
            <w:sz w:val="22"/>
            <w:szCs w:val="22"/>
          </w:rPr>
          <w:t xml:space="preserve">en su carácter de obra por encargo conforme al artículo 83 de la Ley Federal del Derecho de Autor; en cuanto la ley exija transmisión, EL PRESTADOR cede dichos derechos de manera irrevocable, sin remuneración adicional a la Contraprestación, sin límite temporal tratándose de programas de cómputo (artículo 103 de la Ley Federal del Derecho de Autor) y por el plazo máximo de protección legal tratándose de las demás obras, para todo territorio y modalidad de explotación. Quedan a salvo</w:t>
        </w:r>
      </w:ins>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el software de terceros y de código abierto, cuyas licencias se respetan</w:t>
      </w:r>
      <w:del w:id="566"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ins w:id="567" w:author="LSSM" w:date="2026-09-10T12:00:00Z">
        <w:r>
          <w:rPr>
            <w:rFonts w:ascii="Liberation Serif" w:cs="Liberation Serif" w:eastAsia="Liberation Serif" w:hAnsi="Liberation Serif"/>
            <w:b w:val="false"/>
            <w:bCs w:val="false"/>
            <w:i w:val="false"/>
            <w:iCs w:val="false"/>
            <w:color w:val="1A1A1A"/>
            <w:sz w:val="22"/>
            <w:szCs w:val="22"/>
          </w:rPr>
          <w:t xml:space="preserve">,</w:t>
        </w:r>
      </w:ins>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los Componentes Preexistentes</w:t>
      </w:r>
      <w:del w:id="568" w:author="LSSM" w:date="2026-09-10T12:00:00Z">
        <w:r>
          <w:rPr>
            <w:rFonts w:ascii="Liberation Serif" w:cs="Liberation Serif" w:eastAsia="Liberation Serif" w:hAnsi="Liberation Serif"/>
            <w:b w:val="false"/>
            <w:bCs w:val="false"/>
            <w:i w:val="false"/>
            <w:iCs w:val="false"/>
            <w:color w:val="1A1A1A"/>
            <w:sz w:val="22"/>
            <w:szCs w:val="22"/>
          </w:rPr>
          <w:delText xml:space="preserve"> de EL PRESTADOR, en los términos de esta Cláusula</w:delText>
        </w:r>
      </w:del>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del w:id="569" w:author="LSSM" w:date="2026-09-10T12:00:00Z">
        <w:r>
          <w:rPr>
            <w:rFonts w:ascii="Liberation Serif" w:cs="Liberation Serif" w:eastAsia="Liberation Serif" w:hAnsi="Liberation Serif"/>
            <w:b w:val="false"/>
            <w:bCs w:val="false"/>
            <w:i w:val="false"/>
            <w:iCs w:val="false"/>
            <w:color w:val="1A1A1A"/>
            <w:sz w:val="22"/>
            <w:szCs w:val="22"/>
          </w:rPr>
          <w:delText xml:space="preserve">En consecuencia, EL PRESTADOR deberá ceder a favor de EL CLIENTE dichos derechos de manera irrevocable, sin remuneración adicional a la Contraprestación, y realizará la entrega completa de los materiales necesarios (incluyendo código fuente y repositorios) para garantizar la continuidad operativa de EL CLIENTE.</w:delText>
        </w:r>
      </w:del>
    </w:p>
    <w:p>
      <w:pPr>
        <w:spacing w:after="140" w:line="264"/>
        <w:jc w:val="both"/>
      </w:pPr>
      <w:del w:id="570" w:author="LSSM" w:date="2026-09-10T12:00:00Z">
        <w:r>
          <w:rPr>
            <w:rFonts w:ascii="Liberation Serif" w:cs="Liberation Serif" w:eastAsia="Liberation Serif" w:hAnsi="Liberation Serif"/>
            <w:b w:val="false"/>
            <w:bCs w:val="false"/>
            <w:i w:val="false"/>
            <w:iCs w:val="false"/>
            <w:color w:val="1A1A1A"/>
            <w:sz w:val="22"/>
            <w:szCs w:val="22"/>
          </w:rPr>
          <w:delText xml:space="preserve">Quedan incluidos dentro del alcance</w:delText>
        </w:r>
      </w:del>
      <w:commentRangeStart w:id="71"/>
      <w:ins w:id="571" w:author="LSSM" w:date="2026-09-10T12:00:00Z">
        <w:r>
          <w:rPr>
            <w:rFonts w:ascii="Liberation Serif" w:cs="Liberation Serif" w:eastAsia="Liberation Serif" w:hAnsi="Liberation Serif"/>
            <w:b/>
            <w:bCs/>
            <w:i w:val="false"/>
            <w:iCs w:val="false"/>
            <w:color w:val="1A1A1A"/>
            <w:sz w:val="22"/>
            <w:szCs w:val="22"/>
          </w:rPr>
          <w:t xml:space="preserve">II. Componentes Preexistentes.</w:t>
        </w:r>
      </w:ins>
      <w:commentRangeEnd w:id="71"/>
      <w:r>
        <w:commentReference w:id="71"/>
      </w:r>
      <w:ins w:id="572" w:author="LSSM" w:date="2026-09-10T12:00:00Z">
        <w:r>
          <w:rPr>
            <w:rFonts w:ascii="Liberation Serif" w:cs="Liberation Serif" w:eastAsia="Liberation Serif" w:hAnsi="Liberation Serif"/>
            <w:b w:val="false"/>
            <w:bCs w:val="false"/>
            <w:i w:val="false"/>
            <w:iCs w:val="false"/>
            <w:color w:val="1A1A1A"/>
            <w:sz w:val="22"/>
            <w:szCs w:val="22"/>
          </w:rPr>
          <w:t xml:space="preserve"> Quedan excluidos de la cesión y</w:t>
        </w:r>
      </w:ins>
      <w:r>
        <w:rPr>
          <w:rFonts w:ascii="Liberation Serif" w:cs="Liberation Serif" w:eastAsia="Liberation Serif" w:hAnsi="Liberation Serif"/>
          <w:b w:val="false"/>
          <w:bCs w:val="false"/>
          <w:i w:val="false"/>
          <w:iCs w:val="false"/>
          <w:color w:val="1A1A1A"/>
          <w:sz w:val="22"/>
          <w:szCs w:val="22"/>
        </w:rPr>
        <w:t xml:space="preserve"> de la entrega </w:t>
      </w:r>
      <w:del w:id="573" w:author="LSSM" w:date="2026-09-10T12:00:00Z">
        <w:r>
          <w:rPr>
            <w:rFonts w:ascii="Liberation Serif" w:cs="Liberation Serif" w:eastAsia="Liberation Serif" w:hAnsi="Liberation Serif"/>
            <w:b w:val="false"/>
            <w:bCs w:val="false"/>
            <w:i w:val="false"/>
            <w:iCs w:val="false"/>
            <w:color w:val="1A1A1A"/>
            <w:sz w:val="22"/>
            <w:szCs w:val="22"/>
          </w:rPr>
          <w:delText xml:space="preserve">(y, cuando corresponda, dentro de la cesión de los derechos necesarios para su uso)</w:delText>
        </w:r>
      </w:del>
      <w:ins w:id="574" w:author="LSSM" w:date="2026-09-10T12:00:00Z">
        <w:r>
          <w:rPr>
            <w:rFonts w:ascii="Liberation Serif" w:cs="Liberation Serif" w:eastAsia="Liberation Serif" w:hAnsi="Liberation Serif"/>
            <w:b w:val="false"/>
            <w:bCs w:val="false"/>
            <w:i w:val="false"/>
            <w:iCs w:val="false"/>
            <w:color w:val="1A1A1A"/>
            <w:sz w:val="22"/>
            <w:szCs w:val="22"/>
          </w:rPr>
          <w:t xml:space="preserve">en código fuente</w:t>
        </w:r>
      </w:ins>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Componentes Preexistentes</w:t>
      </w:r>
      <w:r>
        <w:rPr>
          <w:rFonts w:ascii="Liberation Serif" w:cs="Liberation Serif" w:eastAsia="Liberation Serif" w:hAnsi="Liberation Serif"/>
          <w:b w:val="false"/>
          <w:bCs w:val="false"/>
          <w:i w:val="false"/>
          <w:iCs w:val="false"/>
          <w:color w:val="1A1A1A"/>
          <w:sz w:val="22"/>
          <w:szCs w:val="22"/>
        </w:rPr>
        <w:t xml:space="preserve"> de EL PRESTADOR —de manera enunciativa: el motor conversacional base de “BES”, los frameworks de middleware</w:t>
      </w:r>
      <w:ins w:id="575" w:author="LSSM" w:date="2026-09-10T12:00:00Z">
        <w:r>
          <w:rPr>
            <w:rFonts w:ascii="Liberation Serif" w:cs="Liberation Serif" w:eastAsia="Liberation Serif" w:hAnsi="Liberation Serif"/>
            <w:b w:val="false"/>
            <w:bCs w:val="false"/>
            <w:i w:val="false"/>
            <w:iCs w:val="false"/>
            <w:color w:val="1A1A1A"/>
            <w:sz w:val="22"/>
            <w:szCs w:val="22"/>
          </w:rPr>
          <w:t xml:space="preserve"> de uso general</w:t>
        </w:r>
      </w:ins>
      <w:r>
        <w:rPr>
          <w:rFonts w:ascii="Liberation Serif" w:cs="Liberation Serif" w:eastAsia="Liberation Serif" w:hAnsi="Liberation Serif"/>
          <w:b w:val="false"/>
          <w:bCs w:val="false"/>
          <w:i w:val="false"/>
          <w:iCs w:val="false"/>
          <w:color w:val="1A1A1A"/>
          <w:sz w:val="22"/>
          <w:szCs w:val="22"/>
        </w:rPr>
        <w:t xml:space="preserve">, las plantillas maestras, los prompts</w:t>
      </w:r>
      <w:ins w:id="576" w:author="LSSM" w:date="2026-09-10T12:00:00Z">
        <w:r>
          <w:rPr>
            <w:rFonts w:ascii="Liberation Serif" w:cs="Liberation Serif" w:eastAsia="Liberation Serif" w:hAnsi="Liberation Serif"/>
            <w:b w:val="false"/>
            <w:bCs w:val="false"/>
            <w:i w:val="false"/>
            <w:iCs w:val="false"/>
            <w:color w:val="1A1A1A"/>
            <w:sz w:val="22"/>
            <w:szCs w:val="22"/>
          </w:rPr>
          <w:t xml:space="preserve"> de sistema de uso general</w:t>
        </w:r>
      </w:ins>
      <w:r>
        <w:rPr>
          <w:rFonts w:ascii="Liberation Serif" w:cs="Liberation Serif" w:eastAsia="Liberation Serif" w:hAnsi="Liberation Serif"/>
          <w:b w:val="false"/>
          <w:bCs w:val="false"/>
          <w:i w:val="false"/>
          <w:iCs w:val="false"/>
          <w:color w:val="1A1A1A"/>
          <w:sz w:val="22"/>
          <w:szCs w:val="22"/>
        </w:rPr>
        <w:t xml:space="preserve">, las metodologías y las herramientas de desarrollo</w:t>
      </w:r>
      <w:del w:id="577" w:author="LSSM" w:date="2026-09-10T12:00:00Z">
        <w:r>
          <w:rPr>
            <w:rFonts w:ascii="Liberation Serif" w:cs="Liberation Serif" w:eastAsia="Liberation Serif" w:hAnsi="Liberation Serif"/>
            <w:b w:val="false"/>
            <w:bCs w:val="false"/>
            <w:i w:val="false"/>
            <w:iCs w:val="false"/>
            <w:color w:val="1A1A1A"/>
            <w:sz w:val="22"/>
            <w:szCs w:val="22"/>
          </w:rPr>
          <w:delText xml:space="preserve"> de uso general— en la medida en que estén incorporados en los entregables o sean necesarios para su funcionamiento y explotación conforme al Contrato. En relación con los Componentes Preexistentes,</w:delText>
        </w:r>
      </w:del>
      <w:ins w:id="578" w:author="LSSM" w:date="2026-09-10T12:00:00Z">
        <w:r>
          <w:rPr>
            <w:rFonts w:ascii="Liberation Serif" w:cs="Liberation Serif" w:eastAsia="Liberation Serif" w:hAnsi="Liberation Serif"/>
            <w:b w:val="false"/>
            <w:bCs w:val="false"/>
            <w:i w:val="false"/>
            <w:iCs w:val="false"/>
            <w:color w:val="1A1A1A"/>
            <w:sz w:val="22"/>
            <w:szCs w:val="22"/>
          </w:rPr>
          <w:t xml:space="preserve">—, sobre los cuales EL PRESTADOR conserva la titularidad exclusiva.</w:t>
        </w:r>
      </w:ins>
      <w:r>
        <w:rPr>
          <w:rFonts w:ascii="Liberation Serif" w:cs="Liberation Serif" w:eastAsia="Liberation Serif" w:hAnsi="Liberation Serif"/>
          <w:b w:val="false"/>
          <w:bCs w:val="false"/>
          <w:i w:val="false"/>
          <w:iCs w:val="false"/>
          <w:color w:val="1A1A1A"/>
          <w:sz w:val="22"/>
          <w:szCs w:val="22"/>
        </w:rPr>
        <w:t xml:space="preserve"> EL PRESTADOR otorga a EL CLIENTE una </w:t>
      </w:r>
      <w:r>
        <w:rPr>
          <w:rFonts w:ascii="Liberation Serif" w:cs="Liberation Serif" w:eastAsia="Liberation Serif" w:hAnsi="Liberation Serif"/>
          <w:b/>
          <w:bCs/>
          <w:i w:val="false"/>
          <w:iCs w:val="false"/>
          <w:color w:val="1A1A1A"/>
          <w:sz w:val="22"/>
          <w:szCs w:val="22"/>
        </w:rPr>
        <w:t xml:space="preserve">licencia no exclusiva, perpetua, irrevocable</w:t>
      </w:r>
      <w:ins w:id="579" w:author="LSSM" w:date="2026-09-10T12:00:00Z">
        <w:r>
          <w:rPr>
            <w:rFonts w:ascii="Liberation Serif" w:cs="Liberation Serif" w:eastAsia="Liberation Serif" w:hAnsi="Liberation Serif"/>
            <w:b/>
            <w:bCs/>
            <w:i w:val="false"/>
            <w:iCs w:val="false"/>
            <w:color w:val="1A1A1A"/>
            <w:sz w:val="22"/>
            <w:szCs w:val="22"/>
          </w:rPr>
          <w:t xml:space="preserve">, intransferible</w:t>
        </w:r>
      </w:ins>
      <w:r>
        <w:rPr>
          <w:rFonts w:ascii="Liberation Serif" w:cs="Liberation Serif" w:eastAsia="Liberation Serif" w:hAnsi="Liberation Serif"/>
          <w:b/>
          <w:bCs/>
          <w:i w:val="false"/>
          <w:iCs w:val="false"/>
          <w:color w:val="1A1A1A"/>
          <w:sz w:val="22"/>
          <w:szCs w:val="22"/>
        </w:rPr>
        <w:t xml:space="preserve"> y libre de regalías</w:t>
      </w:r>
      <w:del w:id="580" w:author="LSSM" w:date="2026-09-10T12:00:00Z">
        <w:r>
          <w:rPr>
            <w:rFonts w:ascii="Liberation Serif" w:cs="Liberation Serif" w:eastAsia="Liberation Serif" w:hAnsi="Liberation Serif"/>
            <w:b w:val="false"/>
            <w:bCs w:val="false"/>
            <w:i w:val="false"/>
            <w:iCs w:val="false"/>
            <w:color w:val="1A1A1A"/>
            <w:sz w:val="22"/>
            <w:szCs w:val="22"/>
          </w:rPr>
          <w:delText xml:space="preserve">, que permita a EL CLIENTE usar, reproducir, modificar, adaptar</w:delText>
        </w:r>
      </w:del>
      <w:ins w:id="581" w:author="LSSM" w:date="2026-09-10T12:00:00Z">
        <w:r>
          <w:rPr>
            <w:rFonts w:ascii="Liberation Serif" w:cs="Liberation Serif" w:eastAsia="Liberation Serif" w:hAnsi="Liberation Serif"/>
            <w:b w:val="false"/>
            <w:bCs w:val="false"/>
            <w:i w:val="false"/>
            <w:iCs w:val="false"/>
            <w:color w:val="1A1A1A"/>
            <w:sz w:val="22"/>
            <w:szCs w:val="22"/>
          </w:rPr>
          <w:t xml:space="preserve"> para usar</w:t>
        </w:r>
      </w:ins>
      <w:r>
        <w:rPr>
          <w:rFonts w:ascii="Liberation Serif" w:cs="Liberation Serif" w:eastAsia="Liberation Serif" w:hAnsi="Liberation Serif"/>
          <w:b w:val="false"/>
          <w:bCs w:val="false"/>
          <w:i w:val="false"/>
          <w:iCs w:val="false"/>
          <w:color w:val="1A1A1A"/>
          <w:sz w:val="22"/>
          <w:szCs w:val="22"/>
        </w:rPr>
        <w:t xml:space="preserve">, operar, </w:t>
      </w:r>
      <w:del w:id="582" w:author="LSSM" w:date="2026-09-10T12:00:00Z">
        <w:r>
          <w:rPr>
            <w:rFonts w:ascii="Liberation Serif" w:cs="Liberation Serif" w:eastAsia="Liberation Serif" w:hAnsi="Liberation Serif"/>
            <w:b w:val="false"/>
            <w:bCs w:val="false"/>
            <w:i w:val="false"/>
            <w:iCs w:val="false"/>
            <w:color w:val="1A1A1A"/>
            <w:sz w:val="22"/>
            <w:szCs w:val="22"/>
          </w:rPr>
          <w:delText xml:space="preserve">explotar y dar mantenimiento a dichos componentes tal como se encuentren incorporados en los entregables, así como para toda finalidad relacionada con el objeto del Contrato, sin restricciones adicionales.</w:delText>
        </w:r>
      </w:del>
      <w:ins w:id="583" w:author="LSSM" w:date="2026-09-10T12:00:00Z">
        <w:r>
          <w:rPr>
            <w:rFonts w:ascii="Liberation Serif" w:cs="Liberation Serif" w:eastAsia="Liberation Serif" w:hAnsi="Liberation Serif"/>
            <w:b w:val="false"/>
            <w:bCs w:val="false"/>
            <w:i w:val="false"/>
            <w:iCs w:val="false"/>
            <w:color w:val="1A1A1A"/>
            <w:sz w:val="22"/>
            <w:szCs w:val="22"/>
          </w:rPr>
          <w:t xml:space="preserve">reproducir y mantener los Componentes Preexistentes únicamente como parte de los entregables y para las finalidades de los Proyectos, incluido el derecho de modificar los entregables y de contratar a terceros para su mantenimiento bajo confidencialidad; la licencia no comprende el derecho de extraer, sublicenciar, distribuir, comercializar ni reutilizar los Componentes Preexistentes fuera de los entregables. El inventario de lo que se entrega en código fuente y de lo que se licencia consta en el </w:t>
        </w:r>
      </w:ins>
      <w:ins w:id="584" w:author="LSSM" w:date="2026-09-10T12:00:00Z">
        <w:r>
          <w:rPr>
            <w:rFonts w:ascii="Liberation Serif" w:cs="Liberation Serif" w:eastAsia="Liberation Serif" w:hAnsi="Liberation Serif"/>
            <w:b/>
            <w:bCs/>
            <w:i w:val="false"/>
            <w:iCs w:val="false"/>
            <w:color w:val="1A1A1A"/>
            <w:sz w:val="22"/>
            <w:szCs w:val="22"/>
          </w:rPr>
          <w:t xml:space="preserve">Anexo Dos, Sección V</w:t>
        </w:r>
      </w:ins>
      <w:ins w:id="585" w:author="LSSM" w:date="2026-09-10T12:00:00Z">
        <w:r>
          <w:rPr>
            <w:rFonts w:ascii="Liberation Serif" w:cs="Liberation Serif" w:eastAsia="Liberation Serif" w:hAnsi="Liberation Serif"/>
            <w:b w:val="false"/>
            <w:bCs w:val="false"/>
            <w:i w:val="false"/>
            <w:iCs w:val="false"/>
            <w:color w:val="1A1A1A"/>
            <w:sz w:val="22"/>
            <w:szCs w:val="22"/>
          </w:rPr>
          <w:t xml:space="preserve">.</w:t>
        </w:r>
      </w:ins>
    </w:p>
    <w:p>
      <w:pPr>
        <w:spacing w:after="140" w:line="264"/>
        <w:jc w:val="both"/>
      </w:pPr>
      <w:del w:id="586" w:author="LSSM" w:date="2026-09-10T12:00:00Z">
        <w:r>
          <w:rPr>
            <w:rFonts w:ascii="Liberation Serif" w:cs="Liberation Serif" w:eastAsia="Liberation Serif" w:hAnsi="Liberation Serif"/>
            <w:b w:val="false"/>
            <w:bCs w:val="false"/>
            <w:i w:val="false"/>
            <w:iCs w:val="false"/>
            <w:color w:val="1A1A1A"/>
            <w:sz w:val="22"/>
            <w:szCs w:val="22"/>
          </w:rPr>
          <w:delText xml:space="preserve">La transferencia de titularidad respecto de los entregables y la entrega del código fuente y repositorios finales no se condiciona al pago: deberán entregarse conforme a los hitos y fechas pactados en el Contrato, y en todo caso dentro de los plazos de entrega acordados, salvo por importes que se encuentren objetivamente controvertidos. Cualquier incumplimiento en la entrega atribuible a EL PRESTADOR dará derecho a EL CLIENTE a retener pagos pendientes exclusivamente en la proporción correspondiente al entregable no entregado, sin perjuicio de los demás derechos y remedios legales.</w:delText>
        </w:r>
      </w:del>
    </w:p>
    <w:p>
      <w:pPr>
        <w:spacing w:after="140" w:line="264"/>
        <w:jc w:val="both"/>
      </w:pPr>
      <w:ins w:id="587" w:author="LSSM" w:date="2026-09-10T12:00:00Z">
        <w:r>
          <w:rPr>
            <w:rFonts w:ascii="Liberation Serif" w:cs="Liberation Serif" w:eastAsia="Liberation Serif" w:hAnsi="Liberation Serif"/>
            <w:b/>
            <w:bCs/>
            <w:i w:val="false"/>
            <w:iCs w:val="false"/>
            <w:color w:val="1A1A1A"/>
            <w:sz w:val="22"/>
            <w:szCs w:val="22"/>
          </w:rPr>
          <w:t xml:space="preserve">III. Entrega y garantía.</w:t>
        </w:r>
      </w:ins>
      <w:ins w:id="588" w:author="LSSM" w:date="2026-09-10T12:00:00Z">
        <w:r>
          <w:rPr>
            <w:rFonts w:ascii="Liberation Serif" w:cs="Liberation Serif" w:eastAsia="Liberation Serif" w:hAnsi="Liberation Serif"/>
            <w:b w:val="false"/>
            <w:bCs w:val="false"/>
            <w:i w:val="false"/>
            <w:iCs w:val="false"/>
            <w:color w:val="1A1A1A"/>
            <w:sz w:val="22"/>
            <w:szCs w:val="22"/>
          </w:rPr>
          <w:t xml:space="preserve"> </w:t>
        </w:r>
      </w:ins>
      <w:commentRangeStart w:id="72"/>
      <w:ins w:id="589" w:author="LSSM" w:date="2026-09-10T12:00:00Z">
        <w:r>
          <w:rPr>
            <w:rFonts w:ascii="Liberation Serif" w:cs="Liberation Serif" w:eastAsia="Liberation Serif" w:hAnsi="Liberation Serif"/>
            <w:b/>
            <w:bCs/>
            <w:i w:val="false"/>
            <w:iCs w:val="false"/>
            <w:color w:val="1A1A1A"/>
            <w:sz w:val="22"/>
            <w:szCs w:val="22"/>
          </w:rPr>
          <w:t xml:space="preserve">La transferencia de titularidad y la entrega del código fuente y los repositorios operan por mitades, contra cada exhibición efectivamente pagada del Pago Único del proyecto de que se trate</w:t>
        </w:r>
      </w:ins>
      <w:commentRangeEnd w:id="72"/>
      <w:r>
        <w:commentReference w:id="72"/>
      </w:r>
      <w:ins w:id="590" w:author="LSSM" w:date="2026-09-10T12:00:00Z">
        <w:r>
          <w:rPr>
            <w:rFonts w:ascii="Liberation Serif" w:cs="Liberation Serif" w:eastAsia="Liberation Serif" w:hAnsi="Liberation Serif"/>
            <w:b w:val="false"/>
            <w:bCs w:val="false"/>
            <w:i w:val="false"/>
            <w:iCs w:val="false"/>
            <w:color w:val="1A1A1A"/>
            <w:sz w:val="22"/>
            <w:szCs w:val="22"/>
          </w:rPr>
          <w:t xml:space="preserve"> (Cláusula Novena, Sección III): cubierta la primera exhibición se transfiere y entrega la mitad correspondiente a los entregables por ella cubiertos, y cubierta la segunda se transfiere y entrega el resto. En tanto una exhibición no se cubra, EL PRESTADOR conserva en garantía la titularidad y el código de la parte no pagada, sin perjuicio de la operación de lo ya puesto en producción y del acceso para revisión y pruebas previsto en dicha Sección.</w:t>
        </w:r>
      </w:ins>
    </w:p>
    <w:p>
      <w:pPr>
        <w:spacing w:after="140" w:line="264"/>
        <w:jc w:val="both"/>
      </w:pPr>
      <w:del w:id="591"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garantiza que los entregables, incluyendo cualquier elemento, código, componente, integración, funcionalidad y documentación entregada o puesta a disposición por EL PRESTADOR para la operación conforme al Contrato, no infringen ni vulneran derechos de propiedad intelectual e industrial de terceros, incluyendo —de manera enunciativa— derechos de autor, patentes, modelos de utilidad, marcas, secretos industriales, software propietario y know-how protegido.</w:delText>
        </w:r>
      </w:del>
    </w:p>
    <w:p>
      <w:pPr>
        <w:spacing w:after="140" w:line="264"/>
        <w:jc w:val="both"/>
      </w:pPr>
      <w:del w:id="592"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asume, a su costa y cargo, la obligación de defensa completa de EL CLIENTE ante cualquier reclamación, demanda, requerimiento, procedimiento administrativo o judicial (incluyendo medidas cautelares) derivada o relacionada con presuntas infracciones o apropiación indebida relacionadas con los entregables, incluyendo sus componentes y su uso conforme al Contrato.</w:delText>
        </w:r>
      </w:del>
    </w:p>
    <w:p>
      <w:pPr>
        <w:spacing w:after="140" w:line="264"/>
        <w:jc w:val="both"/>
      </w:pPr>
      <w:del w:id="593" w:author="LSSM" w:date="2026-09-10T12:00:00Z">
        <w:r>
          <w:rPr>
            <w:rFonts w:ascii="Liberation Serif" w:cs="Liberation Serif" w:eastAsia="Liberation Serif" w:hAnsi="Liberation Serif"/>
            <w:b w:val="false"/>
            <w:bCs w:val="false"/>
            <w:i w:val="false"/>
            <w:iCs w:val="false"/>
            <w:color w:val="1A1A1A"/>
            <w:sz w:val="22"/>
            <w:szCs w:val="22"/>
          </w:rPr>
          <w:delText xml:space="preserve">Si se presentara una reclamación por infracción, EL PRESTADOR deberá (i) defender y (ii) mantener indemne a EL CLIENTE, asumiendo todos los costos y gastos razonables, incluyendo honorarios legales, costos de peritajes, gastos procesales cuando procedan, así como cualquier daño, sanción, condena, acuerdo transaccional o pago que resulte exigible a EL CLIENTE, siempre que EL CLIENTE haya notificado oportunamente la reclamación y otorgado a EL PRESTADOR el control de la defensa, sin perjuicio del derecho de EL CLIENTE a intervenir por su cuenta con sus propios asesores.</w:delText>
        </w:r>
      </w:del>
    </w:p>
    <w:p>
      <w:pPr>
        <w:spacing w:after="140" w:line="264"/>
        <w:jc w:val="both"/>
      </w:pPr>
      <w:del w:id="594" w:author="LSSM" w:date="2026-09-10T12:00:00Z">
        <w:r>
          <w:rPr>
            <w:rFonts w:ascii="Liberation Serif" w:cs="Liberation Serif" w:eastAsia="Liberation Serif" w:hAnsi="Liberation Serif"/>
            <w:b w:val="false"/>
            <w:bCs w:val="false"/>
            <w:i w:val="false"/>
            <w:iCs w:val="false"/>
            <w:color w:val="1A1A1A"/>
            <w:sz w:val="22"/>
            <w:szCs w:val="22"/>
          </w:rPr>
          <w:delText xml:space="preserve">En caso de que, como resultado de una reclamación por infracción, se determine o se alegue razonablemente que los entregables o una parte de ellos no pueden usarse, EL PRESTADOR deberá, a su elección y a satisfacción de EL CLIENTE, y sin costo adicional para EL CLIENTE:</w:delText>
        </w:r>
      </w:del>
    </w:p>
    <w:p>
      <w:pPr>
        <w:spacing w:after="120" w:line="264"/>
        <w:ind w:left="540" w:hanging="420"/>
        <w:jc w:val="both"/>
      </w:pPr>
      <w:del w:id="595" w:author="LSSM" w:date="2026-09-10T12:00:00Z">
        <w:r>
          <w:rPr>
            <w:rFonts w:ascii="Liberation Serif" w:cs="Liberation Serif" w:eastAsia="Liberation Serif" w:hAnsi="Liberation Serif"/>
            <w:b w:val="false"/>
            <w:bCs w:val="false"/>
            <w:color w:val="1A1A1A"/>
            <w:sz w:val="22"/>
            <w:szCs w:val="22"/>
          </w:rPr>
          <w:delText xml:space="preserve">a) </w:delText>
        </w:r>
      </w:del>
      <w:del w:id="596" w:author="LSSM" w:date="2026-09-10T12:00:00Z">
        <w:r>
          <w:rPr>
            <w:rFonts w:ascii="Liberation Serif" w:cs="Liberation Serif" w:eastAsia="Liberation Serif" w:hAnsi="Liberation Serif"/>
            <w:b w:val="false"/>
            <w:bCs w:val="false"/>
            <w:i w:val="false"/>
            <w:iCs w:val="false"/>
            <w:color w:val="1A1A1A"/>
            <w:sz w:val="22"/>
            <w:szCs w:val="22"/>
          </w:rPr>
          <w:delText xml:space="preserve">obtener para EL CLIENTE el derecho de continuar usando los entregables (por licencias, permisos o acuerdos con el tercero), o</w:delText>
        </w:r>
      </w:del>
    </w:p>
    <w:p>
      <w:pPr>
        <w:spacing w:after="120" w:line="264"/>
        <w:ind w:left="540" w:hanging="420"/>
        <w:jc w:val="both"/>
      </w:pPr>
      <w:del w:id="597" w:author="LSSM" w:date="2026-09-10T12:00:00Z">
        <w:r>
          <w:rPr>
            <w:rFonts w:ascii="Liberation Serif" w:cs="Liberation Serif" w:eastAsia="Liberation Serif" w:hAnsi="Liberation Serif"/>
            <w:b w:val="false"/>
            <w:bCs w:val="false"/>
            <w:color w:val="1A1A1A"/>
            <w:sz w:val="22"/>
            <w:szCs w:val="22"/>
          </w:rPr>
          <w:delText xml:space="preserve">b) </w:delText>
        </w:r>
      </w:del>
      <w:del w:id="598" w:author="LSSM" w:date="2026-09-10T12:00:00Z">
        <w:r>
          <w:rPr>
            <w:rFonts w:ascii="Liberation Serif" w:cs="Liberation Serif" w:eastAsia="Liberation Serif" w:hAnsi="Liberation Serif"/>
            <w:b w:val="false"/>
            <w:bCs w:val="false"/>
            <w:i w:val="false"/>
            <w:iCs w:val="false"/>
            <w:color w:val="1A1A1A"/>
            <w:sz w:val="22"/>
            <w:szCs w:val="22"/>
          </w:rPr>
          <w:delText xml:space="preserve">modificar, sustituir o reemplazar el/los elementos reclamados por otros que cumplan exactamente o sustancialmente con el alcance y funcionalidad del Contrato, o</w:delText>
        </w:r>
      </w:del>
    </w:p>
    <w:p>
      <w:pPr>
        <w:spacing w:after="120" w:line="264"/>
        <w:ind w:left="540" w:hanging="420"/>
        <w:jc w:val="both"/>
      </w:pPr>
      <w:del w:id="599" w:author="LSSM" w:date="2026-09-10T12:00:00Z">
        <w:r>
          <w:rPr>
            <w:rFonts w:ascii="Liberation Serif" w:cs="Liberation Serif" w:eastAsia="Liberation Serif" w:hAnsi="Liberation Serif"/>
            <w:b w:val="false"/>
            <w:bCs w:val="false"/>
            <w:color w:val="1A1A1A"/>
            <w:sz w:val="22"/>
            <w:szCs w:val="22"/>
          </w:rPr>
          <w:delText xml:space="preserve">c) </w:delText>
        </w:r>
      </w:del>
      <w:del w:id="600" w:author="LSSM" w:date="2026-09-10T12:00:00Z">
        <w:r>
          <w:rPr>
            <w:rFonts w:ascii="Liberation Serif" w:cs="Liberation Serif" w:eastAsia="Liberation Serif" w:hAnsi="Liberation Serif"/>
            <w:b w:val="false"/>
            <w:bCs w:val="false"/>
            <w:i w:val="false"/>
            <w:iCs w:val="false"/>
            <w:color w:val="1A1A1A"/>
            <w:sz w:val="22"/>
            <w:szCs w:val="22"/>
          </w:rPr>
          <w:delText xml:space="preserve">en caso de que no sea razonablemente viable lo anterior, reembolsar a EL CLIENTE las cantidades pagadas por los entregables afectados, prorrateadas conforme al alcance impactado, sin perjuicio de los daños y perjuicios adicionales que correspondan a EL CLIENTE.</w:delText>
        </w:r>
      </w:del>
    </w:p>
    <w:p>
      <w:pPr>
        <w:spacing w:after="140" w:line="264"/>
        <w:jc w:val="both"/>
      </w:pPr>
      <w:del w:id="601" w:author="LSSM" w:date="2026-09-10T12:00:00Z">
        <w:r>
          <w:rPr>
            <w:rFonts w:ascii="Liberation Serif" w:cs="Liberation Serif" w:eastAsia="Liberation Serif" w:hAnsi="Liberation Serif"/>
            <w:b w:val="false"/>
            <w:bCs w:val="false"/>
            <w:i w:val="false"/>
            <w:iCs w:val="false"/>
            <w:color w:val="1A1A1A"/>
            <w:sz w:val="22"/>
            <w:szCs w:val="22"/>
          </w:rPr>
          <w:delText xml:space="preserve">La obligación de indemnizar y mantener indemne se mantiene durante la vigencia del Contrato y, en todo caso, por el plazo legal aplicable para este tipo de responsabilidades, así como por cualquier reclamación presentada dentro de dicho plazo por presuntas infracciones ocurridas durante la ejecución y entrega de los entregables.</w:delText>
        </w:r>
      </w:del>
    </w:p>
    <w:p>
      <w:pPr>
        <w:spacing w:after="140" w:line="264"/>
        <w:jc w:val="both"/>
      </w:pPr>
      <w:commentRangeStart w:id="73"/>
      <w:ins w:id="602" w:author="LSSM" w:date="2026-09-10T12:00:00Z">
        <w:r>
          <w:rPr>
            <w:rFonts w:ascii="Liberation Serif" w:cs="Liberation Serif" w:eastAsia="Liberation Serif" w:hAnsi="Liberation Serif"/>
            <w:b/>
            <w:bCs/>
            <w:i w:val="false"/>
            <w:iCs w:val="false"/>
            <w:color w:val="1A1A1A"/>
            <w:sz w:val="22"/>
            <w:szCs w:val="22"/>
          </w:rPr>
          <w:t xml:space="preserve">IV. Garantía de no infracción e indemnización.</w:t>
        </w:r>
      </w:ins>
      <w:commentRangeEnd w:id="73"/>
      <w:r>
        <w:commentReference w:id="73"/>
      </w:r>
      <w:commentRangeStart w:id="74"/>
      <w:ins w:id="603" w:author="LSSM" w:date="2026-09-10T12:00:00Z">
        <w:r>
          <w:rPr>
            <w:rFonts w:ascii="Liberation Serif" w:cs="Liberation Serif" w:eastAsia="Liberation Serif" w:hAnsi="Liberation Serif"/>
            <w:b w:val="false"/>
            <w:bCs w:val="false"/>
            <w:i w:val="false"/>
            <w:iCs w:val="false"/>
            <w:color w:val="1A1A1A"/>
            <w:sz w:val="22"/>
            <w:szCs w:val="22"/>
          </w:rPr>
          <w:t xml:space="preserve"> EL PRESTADOR garantiza que los entregables no infringen derechos de propiedad intelectual o industrial de terceros y asumirá, a su costa, la defensa de EL CLIENTE ante cualquier reclamación de terceros por esa causa, manteniéndolo indemne de los daños, sanciones y honorarios razonables que resulten, siempre que EL CLIENTE notifique la reclamación dentro de los 6 (seis) días hábiles siguientes a que la conozca, otorgue a EL PRESTADOR el control de la defensa y coopere razonablemente; EL CLIENTE podrá intervenir con sus propios asesores. Si un entregable no pudiera usarse por una reclamación fundada, EL PRESTADOR, a su elección y sin costo para EL CLIENTE, obtendrá el derecho de continuar usándolo, lo modificará o sustituirá por otro de funcionalidad sustancialmente equivalente o, si nada de ello fuera razonablemente viable, reembolsará las cantidades pagadas por el entregable afectado, prorrateadas conforme al alcance impactado. Esta garantía no cubre las infracciones derivadas de los insumos aportados por EL CLIENTE, de modificaciones realizadas por EL CLIENTE o por terceros, ni del uso de los entregables fuera de lo pactado. La indemnización de esta fracción queda sujeta al tope único previsto en la Cláusula Vigésima.</w:t>
        </w:r>
      </w:ins>
      <w:commentRangeEnd w:id="74"/>
      <w:r>
        <w:commentReference w:id="74"/>
      </w:r>
    </w:p>
    <w:p>
      <w:pPr>
        <w:spacing w:after="140" w:line="264"/>
        <w:jc w:val="both"/>
      </w:pPr>
      <w:r>
        <w:rPr>
          <w:rFonts w:ascii="Liberation Serif" w:cs="Liberation Serif" w:eastAsia="Liberation Serif" w:hAnsi="Liberation Serif"/>
          <w:b/>
          <w:bCs/>
          <w:i w:val="false"/>
          <w:iCs w:val="false"/>
          <w:color w:val="1A1A1A"/>
          <w:sz w:val="22"/>
          <w:szCs w:val="22"/>
        </w:rPr>
        <w:t xml:space="preserve">DÉCIMA SÉPTIMA. Confidencialidad y Datos Personales</w:t>
      </w:r>
      <w:ins w:id="604" w:author="LSSM" w:date="2026-09-10T12:00:00Z">
        <w:r>
          <w:rPr>
            <w:rFonts w:ascii="Liberation Serif" w:cs="Liberation Serif" w:eastAsia="Liberation Serif" w:hAnsi="Liberation Serif"/>
            <w:b/>
            <w:bCs/>
            <w:i w:val="false"/>
            <w:iCs w:val="false"/>
            <w:color w:val="1A1A1A"/>
            <w:sz w:val="22"/>
            <w:szCs w:val="22"/>
          </w:rPr>
          <w:t xml:space="preserve">.</w:t>
        </w:r>
      </w:ins>
      <w:ins w:id="605"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606" w:author="LSSM" w:date="2026-09-10T12:00:00Z">
        <w:r>
          <w:rPr>
            <w:rFonts w:ascii="Liberation Serif" w:cs="Liberation Serif" w:eastAsia="Liberation Serif" w:hAnsi="Liberation Serif"/>
            <w:b/>
            <w:bCs/>
            <w:i w:val="false"/>
            <w:iCs w:val="false"/>
            <w:color w:val="1A1A1A"/>
            <w:sz w:val="22"/>
            <w:szCs w:val="22"/>
          </w:rPr>
          <w:t xml:space="preserve">I. Confidencialidad</w:t>
        </w:r>
      </w:ins>
      <w:r>
        <w:rPr>
          <w:rFonts w:ascii="Liberation Serif" w:cs="Liberation Serif" w:eastAsia="Liberation Serif" w:hAnsi="Liberation Serif"/>
          <w:b/>
          <w:bCs/>
          <w:i w:val="false"/>
          <w:iCs w:val="false"/>
          <w:color w:val="1A1A1A"/>
          <w:sz w:val="22"/>
          <w:szCs w:val="22"/>
        </w:rPr>
        <w:t xml:space="preserve">.</w:t>
      </w:r>
      <w:r>
        <w:rPr>
          <w:rFonts w:ascii="Liberation Serif" w:cs="Liberation Serif" w:eastAsia="Liberation Serif" w:hAnsi="Liberation Serif"/>
          <w:b w:val="false"/>
          <w:bCs w:val="false"/>
          <w:i w:val="false"/>
          <w:iCs w:val="false"/>
          <w:color w:val="1A1A1A"/>
          <w:sz w:val="22"/>
          <w:szCs w:val="22"/>
        </w:rPr>
        <w:t xml:space="preserve"> Cada Parte mantendrá confidencial toda la información de la otra durante la vigencia y por </w:t>
      </w:r>
      <w:r>
        <w:rPr>
          <w:rFonts w:ascii="Liberation Serif" w:cs="Liberation Serif" w:eastAsia="Liberation Serif" w:hAnsi="Liberation Serif"/>
          <w:b/>
          <w:bCs/>
          <w:i w:val="false"/>
          <w:iCs w:val="false"/>
          <w:color w:val="1A1A1A"/>
          <w:sz w:val="22"/>
          <w:szCs w:val="22"/>
        </w:rPr>
        <w:t xml:space="preserve">10 (diez) años</w:t>
      </w:r>
      <w:commentRangeStart w:id="75"/>
      <w:r>
        <w:rPr>
          <w:rFonts w:ascii="Liberation Serif" w:cs="Liberation Serif" w:eastAsia="Liberation Serif" w:hAnsi="Liberation Serif"/>
          <w:b w:val="false"/>
          <w:bCs w:val="false"/>
          <w:i w:val="false"/>
          <w:iCs w:val="false"/>
          <w:color w:val="1A1A1A"/>
          <w:sz w:val="22"/>
          <w:szCs w:val="22"/>
        </w:rPr>
        <w:t xml:space="preserve"> posteriores, como secretos comerciales protegidos por la Ley Federal de Protección a la Propiedad Industrial; quedan comprendidos, tratándose de EL PRESTADOR, sus metodologías, prompts, arquitecturas y Componentes Preexistentes. </w:t>
      </w:r>
      <w:commentRangeEnd w:id="75"/>
      <w:r>
        <w:commentReference w:id="75"/>
      </w:r>
      <w:commentRangeStart w:id="76"/>
      <w:ins w:id="607" w:author="LSSM" w:date="2026-09-10T12:00:00Z">
        <w:r>
          <w:rPr>
            <w:rFonts w:ascii="Liberation Serif" w:cs="Liberation Serif" w:eastAsia="Liberation Serif" w:hAnsi="Liberation Serif"/>
            <w:b/>
            <w:bCs/>
            <w:i w:val="false"/>
            <w:iCs w:val="false"/>
            <w:color w:val="1A1A1A"/>
            <w:sz w:val="22"/>
            <w:szCs w:val="22"/>
          </w:rPr>
          <w:t xml:space="preserve">II. Datos personales.</w:t>
        </w:r>
      </w:ins>
      <w:commentRangeEnd w:id="76"/>
      <w:r>
        <w:commentReference w:id="76"/>
      </w:r>
      <w:ins w:id="608" w:author="LSSM" w:date="2026-09-10T12:00:00Z">
        <w:r>
          <w:rPr>
            <w:rFonts w:ascii="Liberation Serif" w:cs="Liberation Serif" w:eastAsia="Liberation Serif" w:hAnsi="Liberation Serif"/>
            <w:b w:val="false"/>
            <w:bCs w:val="false"/>
            <w:i w:val="false"/>
            <w:iCs w:val="false"/>
            <w:color w:val="1A1A1A"/>
            <w:sz w:val="22"/>
            <w:szCs w:val="22"/>
          </w:rPr>
          <w:t xml:space="preserve"> </w:t>
        </w:r>
      </w:ins>
      <w:r>
        <w:rPr>
          <w:rFonts w:ascii="Liberation Serif" w:cs="Liberation Serif" w:eastAsia="Liberation Serif" w:hAnsi="Liberation Serif"/>
          <w:b w:val="false"/>
          <w:bCs w:val="false"/>
          <w:i w:val="false"/>
          <w:iCs w:val="false"/>
          <w:color w:val="1A1A1A"/>
          <w:sz w:val="22"/>
          <w:szCs w:val="22"/>
        </w:rPr>
        <w:t xml:space="preserve">Los datos personales se tratan conforme a la </w:t>
      </w:r>
      <w:r>
        <w:rPr>
          <w:rFonts w:ascii="Liberation Serif" w:cs="Liberation Serif" w:eastAsia="Liberation Serif" w:hAnsi="Liberation Serif"/>
          <w:b/>
          <w:bCs/>
          <w:i w:val="false"/>
          <w:iCs w:val="false"/>
          <w:color w:val="1A1A1A"/>
          <w:sz w:val="22"/>
          <w:szCs w:val="22"/>
        </w:rPr>
        <w:t xml:space="preserve">Ley Federal de Protección de Datos Personales en Posesión de los Particulares</w:t>
      </w:r>
      <w:ins w:id="609" w:author="LSSM" w:date="2026-09-10T12:00:00Z">
        <w:r>
          <w:rPr>
            <w:rFonts w:ascii="Liberation Serif" w:cs="Liberation Serif" w:eastAsia="Liberation Serif" w:hAnsi="Liberation Serif"/>
            <w:b w:val="false"/>
            <w:bCs w:val="false"/>
            <w:i w:val="false"/>
            <w:iCs w:val="false"/>
            <w:color w:val="1A1A1A"/>
            <w:sz w:val="22"/>
            <w:szCs w:val="22"/>
          </w:rPr>
          <w:t xml:space="preserve"> publicada en el Diario Oficial de la Federación el 20 de marzo de 2025 y las disposiciones que de ella emanen</w:t>
        </w:r>
      </w:ins>
      <w:r>
        <w:rPr>
          <w:rFonts w:ascii="Liberation Serif" w:cs="Liberation Serif" w:eastAsia="Liberation Serif" w:hAnsi="Liberation Serif"/>
          <w:b w:val="false"/>
          <w:bCs w:val="false"/>
          <w:i w:val="false"/>
          <w:iCs w:val="false"/>
          <w:color w:val="1A1A1A"/>
          <w:sz w:val="22"/>
          <w:szCs w:val="22"/>
        </w:rPr>
        <w:t xml:space="preserve">: EL CLIENTE es </w:t>
      </w:r>
      <w:r>
        <w:rPr>
          <w:rFonts w:ascii="Liberation Serif" w:cs="Liberation Serif" w:eastAsia="Liberation Serif" w:hAnsi="Liberation Serif"/>
          <w:b/>
          <w:bCs/>
          <w:i w:val="false"/>
          <w:iCs w:val="false"/>
          <w:color w:val="1A1A1A"/>
          <w:sz w:val="22"/>
          <w:szCs w:val="22"/>
        </w:rPr>
        <w:t xml:space="preserve">responsable</w:t>
      </w:r>
      <w:r>
        <w:rPr>
          <w:rFonts w:ascii="Liberation Serif" w:cs="Liberation Serif" w:eastAsia="Liberation Serif" w:hAnsi="Liberation Serif"/>
          <w:b w:val="false"/>
          <w:bCs w:val="false"/>
          <w:i w:val="false"/>
          <w:iCs w:val="false"/>
          <w:color w:val="1A1A1A"/>
          <w:sz w:val="22"/>
          <w:szCs w:val="22"/>
        </w:rPr>
        <w:t xml:space="preserve"> </w:t>
      </w:r>
      <w:ins w:id="610" w:author="LSSM" w:date="2026-09-10T12:00:00Z">
        <w:r>
          <w:rPr>
            <w:rFonts w:ascii="Liberation Serif" w:cs="Liberation Serif" w:eastAsia="Liberation Serif" w:hAnsi="Liberation Serif"/>
            <w:b w:val="false"/>
            <w:bCs w:val="false"/>
            <w:i w:val="false"/>
            <w:iCs w:val="false"/>
            <w:color w:val="1A1A1A"/>
            <w:sz w:val="22"/>
            <w:szCs w:val="22"/>
          </w:rPr>
          <w:t xml:space="preserve">del tratamiento </w:t>
        </w:r>
      </w:ins>
      <w:r>
        <w:rPr>
          <w:rFonts w:ascii="Liberation Serif" w:cs="Liberation Serif" w:eastAsia="Liberation Serif" w:hAnsi="Liberation Serif"/>
          <w:b w:val="false"/>
          <w:bCs w:val="false"/>
          <w:i w:val="false"/>
          <w:iCs w:val="false"/>
          <w:color w:val="1A1A1A"/>
          <w:sz w:val="22"/>
          <w:szCs w:val="22"/>
        </w:rPr>
        <w:t xml:space="preserve">y EL PRESTADOR </w:t>
      </w:r>
      <w:del w:id="611" w:author="LSSM" w:date="2026-09-10T12:00:00Z">
        <w:r>
          <w:rPr>
            <w:rFonts w:ascii="Liberation Serif" w:cs="Liberation Serif" w:eastAsia="Liberation Serif" w:hAnsi="Liberation Serif"/>
            <w:b w:val="false"/>
            <w:bCs w:val="false"/>
            <w:i w:val="false"/>
            <w:iCs w:val="false"/>
            <w:color w:val="1A1A1A"/>
            <w:sz w:val="22"/>
            <w:szCs w:val="22"/>
          </w:rPr>
          <w:delText xml:space="preserve">encargado, con</w:delText>
        </w:r>
      </w:del>
      <w:ins w:id="612" w:author="LSSM" w:date="2026-09-10T12:00:00Z">
        <w:r>
          <w:rPr>
            <w:rFonts w:ascii="Liberation Serif" w:cs="Liberation Serif" w:eastAsia="Liberation Serif" w:hAnsi="Liberation Serif"/>
            <w:b/>
            <w:bCs/>
            <w:i w:val="false"/>
            <w:iCs w:val="false"/>
            <w:color w:val="1A1A1A"/>
            <w:sz w:val="22"/>
            <w:szCs w:val="22"/>
          </w:rPr>
          <w:t xml:space="preserve">persona encargada</w:t>
        </w:r>
      </w:ins>
      <w:ins w:id="613" w:author="LSSM" w:date="2026-09-10T12:00:00Z">
        <w:r>
          <w:rPr>
            <w:rFonts w:ascii="Liberation Serif" w:cs="Liberation Serif" w:eastAsia="Liberation Serif" w:hAnsi="Liberation Serif"/>
            <w:b w:val="false"/>
            <w:bCs w:val="false"/>
            <w:i w:val="false"/>
            <w:iCs w:val="false"/>
            <w:color w:val="1A1A1A"/>
            <w:sz w:val="22"/>
            <w:szCs w:val="22"/>
          </w:rPr>
          <w:t xml:space="preserve">, que trata los datos únicamente conforme a las instrucciones de EL CLIENTE y para la ejecución de los Servicios; EL CLIENTE garantiza contar con los avisos de privacidad y el consentimiento aplicables a los datos que entrega o cuya captura instruye. </w:t>
        </w:r>
      </w:ins>
      <w:commentRangeStart w:id="77"/>
      <w:ins w:id="614" w:author="LSSM" w:date="2026-09-10T12:00:00Z">
        <w:r>
          <w:rPr>
            <w:rFonts w:ascii="Liberation Serif" w:cs="Liberation Serif" w:eastAsia="Liberation Serif" w:hAnsi="Liberation Serif"/>
            <w:b/>
            <w:bCs/>
            <w:i w:val="false"/>
            <w:iCs w:val="false"/>
            <w:color w:val="1A1A1A"/>
            <w:sz w:val="22"/>
            <w:szCs w:val="22"/>
          </w:rPr>
          <w:t xml:space="preserve">III. Medidas de seguridad y vulneraciones.</w:t>
        </w:r>
      </w:ins>
      <w:commentRangeEnd w:id="77"/>
      <w:r>
        <w:commentReference w:id="77"/>
      </w:r>
      <w:ins w:id="615" w:author="LSSM" w:date="2026-09-10T12:00:00Z">
        <w:r>
          <w:rPr>
            <w:rFonts w:ascii="Liberation Serif" w:cs="Liberation Serif" w:eastAsia="Liberation Serif" w:hAnsi="Liberation Serif"/>
            <w:b w:val="false"/>
            <w:bCs w:val="false"/>
            <w:i w:val="false"/>
            <w:iCs w:val="false"/>
            <w:color w:val="1A1A1A"/>
            <w:sz w:val="22"/>
            <w:szCs w:val="22"/>
          </w:rPr>
          <w:t xml:space="preserve"> EL PRESTADOR adoptará las</w:t>
        </w:r>
      </w:ins>
      <w:r>
        <w:rPr>
          <w:rFonts w:ascii="Liberation Serif" w:cs="Liberation Serif" w:eastAsia="Liberation Serif" w:hAnsi="Liberation Serif"/>
          <w:b w:val="false"/>
          <w:bCs w:val="false"/>
          <w:i w:val="false"/>
          <w:iCs w:val="false"/>
          <w:color w:val="1A1A1A"/>
          <w:sz w:val="22"/>
          <w:szCs w:val="22"/>
        </w:rPr>
        <w:t xml:space="preserve"> medidas de seguridad administrativas, técnicas y físicas</w:t>
      </w:r>
      <w:del w:id="616" w:author="LSSM" w:date="2026-09-10T12:00:00Z">
        <w:r>
          <w:rPr>
            <w:rFonts w:ascii="Liberation Serif" w:cs="Liberation Serif" w:eastAsia="Liberation Serif" w:hAnsi="Liberation Serif"/>
            <w:b w:val="false"/>
            <w:bCs w:val="false"/>
            <w:i w:val="false"/>
            <w:iCs w:val="false"/>
            <w:color w:val="1A1A1A"/>
            <w:sz w:val="22"/>
            <w:szCs w:val="22"/>
          </w:rPr>
          <w:delText xml:space="preserve">, notificación de vulneraciones dentro del plazo previsto en</w:delText>
        </w:r>
      </w:del>
      <w:ins w:id="617" w:author="LSSM" w:date="2026-09-10T12:00:00Z">
        <w:r>
          <w:rPr>
            <w:rFonts w:ascii="Liberation Serif" w:cs="Liberation Serif" w:eastAsia="Liberation Serif" w:hAnsi="Liberation Serif"/>
            <w:b w:val="false"/>
            <w:bCs w:val="false"/>
            <w:i w:val="false"/>
            <w:iCs w:val="false"/>
            <w:color w:val="1A1A1A"/>
            <w:sz w:val="22"/>
            <w:szCs w:val="22"/>
          </w:rPr>
          <w:t xml:space="preserve"> de la Cláusula Décima Octava para evitar la alteración, pérdida, tratamiento, transferencia o acceso no autorizados de los datos personales, y notificará a EL CLIENTE cualquier vulneración de seguridad sin dilación indebida y a más tardar en el plazo de</w:t>
        </w:r>
      </w:ins>
      <w:r>
        <w:rPr>
          <w:rFonts w:ascii="Liberation Serif" w:cs="Liberation Serif" w:eastAsia="Liberation Serif" w:hAnsi="Liberation Serif"/>
          <w:b w:val="false"/>
          <w:bCs w:val="false"/>
          <w:i w:val="false"/>
          <w:iCs w:val="false"/>
          <w:color w:val="1A1A1A"/>
          <w:sz w:val="22"/>
          <w:szCs w:val="22"/>
        </w:rPr>
        <w:t xml:space="preserve"> la Cláusula Décima Octava, apartado IV, </w:t>
      </w:r>
      <w:del w:id="618" w:author="LSSM" w:date="2026-09-10T12:00:00Z">
        <w:r>
          <w:rPr>
            <w:rFonts w:ascii="Liberation Serif" w:cs="Liberation Serif" w:eastAsia="Liberation Serif" w:hAnsi="Liberation Serif"/>
            <w:b w:val="false"/>
            <w:bCs w:val="false"/>
            <w:i w:val="false"/>
            <w:iCs w:val="false"/>
            <w:color w:val="1A1A1A"/>
            <w:sz w:val="22"/>
            <w:szCs w:val="22"/>
          </w:rPr>
          <w:delText xml:space="preserve">y supresión o devolución al término de la relación, en congruencia con la minimización y no retención de</w:delText>
        </w:r>
      </w:del>
      <w:ins w:id="619" w:author="LSSM" w:date="2026-09-10T12:00:00Z">
        <w:r>
          <w:rPr>
            <w:rFonts w:ascii="Liberation Serif" w:cs="Liberation Serif" w:eastAsia="Liberation Serif" w:hAnsi="Liberation Serif"/>
            <w:b w:val="false"/>
            <w:bCs w:val="false"/>
            <w:i w:val="false"/>
            <w:iCs w:val="false"/>
            <w:color w:val="1A1A1A"/>
            <w:sz w:val="22"/>
            <w:szCs w:val="22"/>
          </w:rPr>
          <w:t xml:space="preserve">indicando la magnitud de la exposición, los datos comprometidos y las acciones emprendidas. </w:t>
        </w:r>
      </w:ins>
      <w:ins w:id="620" w:author="LSSM" w:date="2026-09-10T12:00:00Z">
        <w:r>
          <w:rPr>
            <w:rFonts w:ascii="Liberation Serif" w:cs="Liberation Serif" w:eastAsia="Liberation Serif" w:hAnsi="Liberation Serif"/>
            <w:b/>
            <w:bCs/>
            <w:i w:val="false"/>
            <w:iCs w:val="false"/>
            <w:color w:val="1A1A1A"/>
            <w:sz w:val="22"/>
            <w:szCs w:val="22"/>
          </w:rPr>
          <w:t xml:space="preserve">IV. Uso, supresión y devolución.</w:t>
        </w:r>
      </w:ins>
      <w:ins w:id="621" w:author="LSSM" w:date="2026-09-10T12:00:00Z">
        <w:r>
          <w:rPr>
            <w:rFonts w:ascii="Liberation Serif" w:cs="Liberation Serif" w:eastAsia="Liberation Serif" w:hAnsi="Liberation Serif"/>
            <w:b w:val="false"/>
            <w:bCs w:val="false"/>
            <w:i w:val="false"/>
            <w:iCs w:val="false"/>
            <w:color w:val="1A1A1A"/>
            <w:sz w:val="22"/>
            <w:szCs w:val="22"/>
          </w:rPr>
          <w:t xml:space="preserve"> Los datos personales a los que cualquiera de las Partes tenga acceso con motivo del Contrato se consideran Información Confidencial, se usarán exclusivamente para su ejecución y, cumplidos sus fines o a solicitud escrita de la otra Parte, se suprimirán o devolverán en cualquier medio en que consten, conforme a</w:t>
        </w:r>
      </w:ins>
      <w:r>
        <w:rPr>
          <w:rFonts w:ascii="Liberation Serif" w:cs="Liberation Serif" w:eastAsia="Liberation Serif" w:hAnsi="Liberation Serif"/>
          <w:b w:val="false"/>
          <w:bCs w:val="false"/>
          <w:i w:val="false"/>
          <w:iCs w:val="false"/>
          <w:color w:val="1A1A1A"/>
          <w:sz w:val="22"/>
          <w:szCs w:val="22"/>
        </w:rPr>
        <w:t xml:space="preserve"> la Cláusula Décima Octava</w:t>
      </w:r>
      <w:del w:id="622"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ins w:id="623" w:author="LSSM" w:date="2026-09-10T12:00:00Z">
        <w:r>
          <w:rPr>
            <w:rFonts w:ascii="Liberation Serif" w:cs="Liberation Serif" w:eastAsia="Liberation Serif" w:hAnsi="Liberation Serif"/>
            <w:b w:val="false"/>
            <w:bCs w:val="false"/>
            <w:i w:val="false"/>
            <w:iCs w:val="false"/>
            <w:color w:val="1A1A1A"/>
            <w:sz w:val="22"/>
            <w:szCs w:val="22"/>
          </w:rPr>
          <w:t xml:space="preserve">, apartado VI. </w:t>
        </w:r>
      </w:ins>
      <w:commentRangeStart w:id="78"/>
      <w:ins w:id="624" w:author="LSSM" w:date="2026-09-10T12:00:00Z">
        <w:r>
          <w:rPr>
            <w:rFonts w:ascii="Liberation Serif" w:cs="Liberation Serif" w:eastAsia="Liberation Serif" w:hAnsi="Liberation Serif"/>
            <w:b/>
            <w:bCs/>
            <w:i w:val="false"/>
            <w:iCs w:val="false"/>
            <w:color w:val="1A1A1A"/>
            <w:sz w:val="22"/>
            <w:szCs w:val="22"/>
          </w:rPr>
          <w:t xml:space="preserve">V. Responsabilidad.</w:t>
        </w:r>
      </w:ins>
      <w:commentRangeEnd w:id="78"/>
      <w:r>
        <w:commentReference w:id="78"/>
      </w:r>
      <w:ins w:id="625" w:author="LSSM" w:date="2026-09-10T12:00:00Z">
        <w:r>
          <w:rPr>
            <w:rFonts w:ascii="Liberation Serif" w:cs="Liberation Serif" w:eastAsia="Liberation Serif" w:hAnsi="Liberation Serif"/>
            <w:b w:val="false"/>
            <w:bCs w:val="false"/>
            <w:i w:val="false"/>
            <w:iCs w:val="false"/>
            <w:color w:val="1A1A1A"/>
            <w:sz w:val="22"/>
            <w:szCs w:val="22"/>
          </w:rPr>
          <w:t xml:space="preserve"> EL PRESTADOR indemnizará a EL CLIENTE por los daños, sanciones y gastos razonables de defensa que resulten de reclamaciones o procedimientos derivados de violaciones a esta Cláusula o a la legislación de datos personales imputables a EL PRESTADOR, su personal o sus subcontratistas, en los términos y con el tope único de la Cláusula Vigésima. Las obligaciones de esta Cláusula vinculan también a los asesores, subcontratistas, socios, funcionarios y empleados de cada Parte, quien responde frente a la otra por su cumplimiento.</w:t>
        </w:r>
      </w:ins>
    </w:p>
    <w:p>
      <w:pPr>
        <w:spacing w:after="140" w:line="264"/>
        <w:jc w:val="both"/>
      </w:pPr>
      <w:del w:id="626"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deberá adoptar las medidas de seguridad legales, administrativas, físicas y técnicas necesarias que garanticen la seguridad de los Datos Personales que, en su caso, llegue a proporcionarle EL CLINTE y/o los usuarios del CLIENTE y a los que tengan acceso en virtud de la ejecución y/o cumplimiento del presente Contrato; evitando su alteración, pérdida, tratamiento, transferencia o acceso no autorizados. Lo anterior, en el entendido que LEL PRESTADOR reconoce y declara que en todo momento ha obtenido y obtendrá los Datos Personales de manera lícita y de conformidad con la legislación aplicable.</w:delText>
        </w:r>
      </w:del>
    </w:p>
    <w:p>
      <w:pPr>
        <w:spacing w:after="140" w:line="264"/>
        <w:jc w:val="both"/>
      </w:pPr>
      <w:del w:id="627" w:author="LSSM" w:date="2026-09-10T12:00:00Z">
        <w:r>
          <w:rPr>
            <w:rFonts w:ascii="Liberation Serif" w:cs="Liberation Serif" w:eastAsia="Liberation Serif" w:hAnsi="Liberation Serif"/>
            <w:b w:val="false"/>
            <w:bCs w:val="false"/>
            <w:i w:val="false"/>
            <w:iCs w:val="false"/>
            <w:color w:val="1A1A1A"/>
            <w:sz w:val="22"/>
            <w:szCs w:val="22"/>
          </w:rPr>
          <w:delText xml:space="preserve">Las partes acuerdan que en caso de que se vulneren dichas medidas de seguridad legales, administrativas, físicas y técnicas del PRESTADOR para la seguridad de los Datos Personales que EL CLIENTE o los usuarios del CLIENTE le hayan entregado en virtud del presente Contrato, EL PRESTADOR deberá notificar de inmediato al CLIENTE tal situación, indicando la magnitud de la exposición y/o los datos comprometidos, así como, en su caso, las acciones emprendidas desde la detección del incidente.</w:delText>
        </w:r>
      </w:del>
    </w:p>
    <w:p>
      <w:pPr>
        <w:spacing w:after="140" w:line="264"/>
        <w:jc w:val="both"/>
      </w:pPr>
      <w:del w:id="628" w:author="LSSM" w:date="2026-09-10T12:00:00Z">
        <w:r>
          <w:rPr>
            <w:rFonts w:ascii="Liberation Serif" w:cs="Liberation Serif" w:eastAsia="Liberation Serif" w:hAnsi="Liberation Serif"/>
            <w:b w:val="false"/>
            <w:bCs w:val="false"/>
            <w:i w:val="false"/>
            <w:iCs w:val="false"/>
            <w:color w:val="1A1A1A"/>
            <w:sz w:val="22"/>
            <w:szCs w:val="22"/>
          </w:rPr>
          <w:delText xml:space="preserve">Las partes acuerdan expresamente en este acto que el acceso, la entrega y/o la transferencia de los Datos Personales que, en su caso, una de las partes haga en favor de la otra en virtud del presente, a través de cualquier medio, será única y exclusivamente para la ejecución y/o cumplimiento del presente Contrato y/o para la prestación y/o ejecución de los Servicios.</w:delText>
        </w:r>
      </w:del>
    </w:p>
    <w:p>
      <w:pPr>
        <w:spacing w:after="140" w:line="264"/>
        <w:jc w:val="both"/>
      </w:pPr>
      <w:del w:id="629" w:author="LSSM" w:date="2026-09-10T12:00:00Z">
        <w:r>
          <w:rPr>
            <w:rFonts w:ascii="Liberation Serif" w:cs="Liberation Serif" w:eastAsia="Liberation Serif" w:hAnsi="Liberation Serif"/>
            <w:b w:val="false"/>
            <w:bCs w:val="false"/>
            <w:i w:val="false"/>
            <w:iCs w:val="false"/>
            <w:color w:val="1A1A1A"/>
            <w:sz w:val="22"/>
            <w:szCs w:val="22"/>
          </w:rPr>
          <w:delText xml:space="preserve">Las partes aceptan y reconocen que los Datos Personales que, en su caso, lleguen a proporcionarse recíprocamente y/o aquellos que cada una de las Partes llegue a obtener y/o a los que tengan acceso en virtud de la ejecución y/o cumplimiento del presente Contrato, se considerarán para efectos del presente Contrato como Información Confidencial y, en consecuencia, estarán sujetos a lo establecido en el apartado anterior de la presente cláusula.</w:delText>
        </w:r>
      </w:del>
    </w:p>
    <w:p>
      <w:pPr>
        <w:spacing w:after="140" w:line="264"/>
        <w:jc w:val="both"/>
      </w:pPr>
      <w:del w:id="630" w:author="LSSM" w:date="2026-09-10T12:00:00Z">
        <w:r>
          <w:rPr>
            <w:rFonts w:ascii="Liberation Serif" w:cs="Liberation Serif" w:eastAsia="Liberation Serif" w:hAnsi="Liberation Serif"/>
            <w:b w:val="false"/>
            <w:bCs w:val="false"/>
            <w:i w:val="false"/>
            <w:iCs w:val="false"/>
            <w:color w:val="1A1A1A"/>
            <w:sz w:val="22"/>
            <w:szCs w:val="22"/>
          </w:rPr>
          <w:delText xml:space="preserve">Las partes acuerdan que no utilizarán los Datos Personales que, en su caso, lleguen a proporcionarse recíprocamente y/o aquellos que cada una de las Partes llegue a obtener y/o aquellos a los que tengan acceso en virtud de la ejecución y/o cumplimiento del presente Contrato, para otros fines que no sean la ejecución y/o cumplimiento de este Contrato, la prestación y/o ejecución de los Servicios, y/o que no sean los expresamente dispuestos en el presente Contrato.</w:delText>
        </w:r>
      </w:del>
    </w:p>
    <w:p>
      <w:pPr>
        <w:spacing w:after="140" w:line="264"/>
        <w:jc w:val="both"/>
      </w:pPr>
      <w:del w:id="631" w:author="LSSM" w:date="2026-09-10T12:00:00Z">
        <w:r>
          <w:rPr>
            <w:rFonts w:ascii="Liberation Serif" w:cs="Liberation Serif" w:eastAsia="Liberation Serif" w:hAnsi="Liberation Serif"/>
            <w:b w:val="false"/>
            <w:bCs w:val="false"/>
            <w:i w:val="false"/>
            <w:iCs w:val="false"/>
            <w:color w:val="1A1A1A"/>
            <w:sz w:val="22"/>
            <w:szCs w:val="22"/>
          </w:rPr>
          <w:delText xml:space="preserve">Una vez cumplidos los fines del presente Contrato, o a solicitud por escrito de la otra parte, cada una de las partes se obliga a suprimir los Datos Personales que, en su caso, la otra parte le haya proporcionado y/o aquellos a los que haya tenido acceso en virtud de la ejecución y/o cumplimiento del presente Contrato; o bien, se obliga a devolver a la otra parte toda la información que contenga los Datos Personales que, en su caso, la otra parte le haya proporcionado y/o aquellos a los que haya tenido acceso en virtud de la ejecución y/o cumplimiento del presente Contrato; y que se encuentre contenida en medios físicos, electrónicos, magnéticos y/o en cualquier otro medio existente.</w:delText>
        </w:r>
      </w:del>
    </w:p>
    <w:p>
      <w:pPr>
        <w:spacing w:after="140" w:line="264"/>
        <w:jc w:val="both"/>
      </w:pPr>
      <w:del w:id="632"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se obliga a sacar en paz y a salvo al CLIENTE, así como indemnizar los daños y perjuicios ocasionados al CLIENTE y/o inclusive a terceros; y pagar y/o reembolsar los gastos y costas (incluyendo los honorarios razonables por asesoría legal interna y externa) en que incurra el CLIENTE, y que surjan con motivo de cualquier acción, reclamación, demanda, controversia y/o procedimiento legal que inicie y/o se interponga en contra del CLIENTE, con motivo de cualquier violación a las obligaciones establecidas en los correspondientes Avisos de Privacidad, la Ley de Protección de Datos Personales y las disposiciones que de ella emanen, así como la presente cláusula, imputables al PRESTADOR y sus subordinados.</w:delText>
        </w:r>
      </w:del>
    </w:p>
    <w:p>
      <w:pPr>
        <w:spacing w:after="140" w:line="264"/>
        <w:jc w:val="both"/>
      </w:pPr>
      <w:del w:id="633" w:author="LSSM" w:date="2026-09-10T12:00:00Z">
        <w:r>
          <w:rPr>
            <w:rFonts w:ascii="Liberation Serif" w:cs="Liberation Serif" w:eastAsia="Liberation Serif" w:hAnsi="Liberation Serif"/>
            <w:b w:val="false"/>
            <w:bCs w:val="false"/>
            <w:i w:val="false"/>
            <w:iCs w:val="false"/>
            <w:color w:val="1A1A1A"/>
            <w:sz w:val="22"/>
            <w:szCs w:val="22"/>
          </w:rPr>
          <w:delText xml:space="preserve">Lo anterior también incluye incumplimientos a esta cláusula atribuibles a la conducta negligente, culposa o dolosa del PRESTADOR, que conlleve y/o pueda provocar una vulneración a la seguridad de los Datos Personales bajo su custodia, respectivamente.</w:delText>
        </w:r>
      </w:del>
    </w:p>
    <w:p>
      <w:pPr>
        <w:spacing w:after="140" w:line="264"/>
        <w:jc w:val="both"/>
      </w:pPr>
      <w:del w:id="634" w:author="LSSM" w:date="2026-09-10T12:00:00Z">
        <w:r>
          <w:rPr>
            <w:rFonts w:ascii="Liberation Serif" w:cs="Liberation Serif" w:eastAsia="Liberation Serif" w:hAnsi="Liberation Serif"/>
            <w:b w:val="false"/>
            <w:bCs w:val="false"/>
            <w:i w:val="false"/>
            <w:iCs w:val="false"/>
            <w:color w:val="1A1A1A"/>
            <w:sz w:val="22"/>
            <w:szCs w:val="22"/>
          </w:rPr>
          <w:delText xml:space="preserve">Las obligaciones establecidas para las partes en términos de la presente cláusula igualmente son de obligado cumplimiento para sus respectivos asesores, consultores, subcontratistas, miembros, accionistas, directores, funcionarios, socios, representantes y/o empleados, por lo que cada una de las partes responderá frente a la otra parte, de cualquier incumplimiento a la presente cláusula, a cargo de sus respectivos asesores, consultores, subcontratistas, miembros, accionistas, directores, funcionarios, socios, representantes y/o empleados.</w:delText>
        </w:r>
      </w:del>
    </w:p>
    <w:p>
      <w:pPr>
        <w:spacing w:after="140" w:line="264"/>
        <w:jc w:val="both"/>
      </w:pPr>
      <w:r>
        <w:rPr>
          <w:rFonts w:ascii="Liberation Serif" w:cs="Liberation Serif" w:eastAsia="Liberation Serif" w:hAnsi="Liberation Serif"/>
          <w:b/>
          <w:bCs/>
          <w:i w:val="false"/>
          <w:iCs w:val="false"/>
          <w:color w:val="1A1A1A"/>
          <w:sz w:val="22"/>
          <w:szCs w:val="22"/>
        </w:rPr>
        <w:t xml:space="preserve">DÉCIMA OCTAVA. Seguridad, minimización y manejo de datos de los clientes de EL CLIENTE.</w:t>
      </w:r>
      <w:r>
        <w:rPr>
          <w:rFonts w:ascii="Liberation Serif" w:cs="Liberation Serif" w:eastAsia="Liberation Serif" w:hAnsi="Liberation Serif"/>
          <w:b w:val="false"/>
          <w:bCs w:val="false"/>
          <w:i w:val="false"/>
          <w:iCs w:val="false"/>
          <w:color w:val="1A1A1A"/>
          <w:sz w:val="22"/>
          <w:szCs w:val="22"/>
        </w:rPr>
        <w:t xml:space="preserve"> Esta Cláusula aplica a </w:t>
      </w:r>
      <w:r>
        <w:rPr>
          <w:rFonts w:ascii="Liberation Serif" w:cs="Liberation Serif" w:eastAsia="Liberation Serif" w:hAnsi="Liberation Serif"/>
          <w:b/>
          <w:bCs/>
          <w:i w:val="false"/>
          <w:iCs w:val="false"/>
          <w:color w:val="1A1A1A"/>
          <w:sz w:val="22"/>
          <w:szCs w:val="22"/>
        </w:rPr>
        <w:t xml:space="preserve">los tres Proyectos (A, B y C)</w:t>
      </w:r>
      <w:r>
        <w:rPr>
          <w:rFonts w:ascii="Liberation Serif" w:cs="Liberation Serif" w:eastAsia="Liberation Serif" w:hAnsi="Liberation Serif"/>
          <w:b w:val="false"/>
          <w:bCs w:val="false"/>
          <w:i w:val="false"/>
          <w:iCs w:val="false"/>
          <w:color w:val="1A1A1A"/>
          <w:sz w:val="22"/>
          <w:szCs w:val="22"/>
        </w:rPr>
        <w:t xml:space="preserve"> desde su activación, sin necesidad de pacto adicional en los Addenda.</w:t>
      </w:r>
    </w:p>
    <w:p>
      <w:pPr>
        <w:spacing w:after="140" w:line="264"/>
        <w:jc w:val="both"/>
      </w:pPr>
      <w:r>
        <w:rPr>
          <w:rFonts w:ascii="Liberation Serif" w:cs="Liberation Serif" w:eastAsia="Liberation Serif" w:hAnsi="Liberation Serif"/>
          <w:b/>
          <w:bCs/>
          <w:i w:val="false"/>
          <w:iCs w:val="false"/>
          <w:color w:val="1A1A1A"/>
          <w:sz w:val="22"/>
          <w:szCs w:val="22"/>
        </w:rPr>
        <w:t xml:space="preserve">I. Alcance.</w:t>
      </w:r>
      <w:commentRangeStart w:id="79"/>
      <w:r>
        <w:rPr>
          <w:rFonts w:ascii="Liberation Serif" w:cs="Liberation Serif" w:eastAsia="Liberation Serif" w:hAnsi="Liberation Serif"/>
          <w:b w:val="false"/>
          <w:bCs w:val="false"/>
          <w:i w:val="false"/>
          <w:iCs w:val="false"/>
          <w:color w:val="1A1A1A"/>
          <w:sz w:val="22"/>
          <w:szCs w:val="22"/>
        </w:rPr>
        <w:t xml:space="preserve"> Quedan comprendidos en esta Cláusula todos los datos personales de prospectos, clientes, asesores y personal de EL CLIENTE que EL PRESTADOR trate, almacene, transmita o a los que tenga acceso con motivo de los Servicios, de manera enunciativa</w:t>
      </w:r>
      <w:commentRangeEnd w:id="79"/>
      <w:r>
        <w:commentReference w:id="79"/>
      </w:r>
      <w:del w:id="635" w:author="LSSM" w:date="2026-09-10T12:00:00Z">
        <w:r>
          <w:rPr>
            <w:rFonts w:ascii="Liberation Serif" w:cs="Liberation Serif" w:eastAsia="Liberation Serif" w:hAnsi="Liberation Serif"/>
            <w:b w:val="false"/>
            <w:bCs w:val="false"/>
            <w:i w:val="false"/>
            <w:iCs w:val="false"/>
            <w:color w:val="1A1A1A"/>
            <w:sz w:val="22"/>
            <w:szCs w:val="22"/>
          </w:rPr>
          <w:delText xml:space="preserve"> y no limitativa</w:delText>
        </w:r>
      </w:del>
      <w:r>
        <w:rPr>
          <w:rFonts w:ascii="Liberation Serif" w:cs="Liberation Serif" w:eastAsia="Liberation Serif" w:hAnsi="Liberation Serif"/>
          <w:b w:val="false"/>
          <w:bCs w:val="false"/>
          <w:i w:val="false"/>
          <w:iCs w:val="false"/>
          <w:color w:val="1A1A1A"/>
          <w:sz w:val="22"/>
          <w:szCs w:val="22"/>
        </w:rPr>
        <w:t xml:space="preserve">: los </w:t>
      </w:r>
      <w:r>
        <w:rPr>
          <w:rFonts w:ascii="Liberation Serif" w:cs="Liberation Serif" w:eastAsia="Liberation Serif" w:hAnsi="Liberation Serif"/>
          <w:b/>
          <w:bCs/>
          <w:i w:val="false"/>
          <w:iCs w:val="false"/>
          <w:color w:val="1A1A1A"/>
          <w:sz w:val="22"/>
          <w:szCs w:val="22"/>
        </w:rPr>
        <w:t xml:space="preserve">datos capturados en el cuestionario de experiencia ideal</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conversaciones con </w:t>
      </w:r>
      <w:del w:id="636" w:author="LSSM" w:date="2026-09-10T12:00:00Z">
        <w:r>
          <w:rPr>
            <w:rFonts w:ascii="Liberation Serif" w:cs="Liberation Serif" w:eastAsia="Liberation Serif" w:hAnsi="Liberation Serif"/>
            <w:b w:val="false"/>
            <w:bCs w:val="false"/>
            <w:i w:val="false"/>
            <w:iCs w:val="false"/>
            <w:color w:val="1A1A1A"/>
            <w:sz w:val="22"/>
            <w:szCs w:val="22"/>
          </w:rPr>
          <w:delText xml:space="preserve">"BES"</w:delText>
        </w:r>
      </w:del>
      <w:ins w:id="637" w:author="LSSM" w:date="2026-09-10T12:00:00Z">
        <w:r>
          <w:rPr>
            <w:rFonts w:ascii="Liberation Serif" w:cs="Liberation Serif" w:eastAsia="Liberation Serif" w:hAnsi="Liberation Serif"/>
            <w:b/>
            <w:bCs/>
            <w:i w:val="false"/>
            <w:iCs w:val="false"/>
            <w:color w:val="1A1A1A"/>
            <w:sz w:val="22"/>
            <w:szCs w:val="22"/>
          </w:rPr>
          <w:t xml:space="preserve">“BES”</w:t>
        </w:r>
      </w:ins>
      <w:r>
        <w:rPr>
          <w:rFonts w:ascii="Liberation Serif" w:cs="Liberation Serif" w:eastAsia="Liberation Serif" w:hAnsi="Liberation Serif"/>
          <w:b w:val="false"/>
          <w:bCs w:val="false"/>
          <w:i w:val="false"/>
          <w:iCs w:val="false"/>
          <w:color w:val="1A1A1A"/>
          <w:sz w:val="22"/>
          <w:szCs w:val="22"/>
        </w:rPr>
        <w:t xml:space="preserve"> (canal web y, activado el Proyecto B, WhatsApp), </w:t>
      </w:r>
      <w:del w:id="638" w:author="LSSM" w:date="2026-09-10T12:00:00Z">
        <w:r>
          <w:rPr>
            <w:rFonts w:ascii="Liberation Serif" w:cs="Liberation Serif" w:eastAsia="Liberation Serif" w:hAnsi="Liberation Serif"/>
            <w:b w:val="false"/>
            <w:bCs w:val="false"/>
            <w:i w:val="false"/>
            <w:iCs w:val="false"/>
            <w:color w:val="1A1A1A"/>
            <w:sz w:val="22"/>
            <w:szCs w:val="22"/>
          </w:rPr>
          <w:delText xml:space="preserve">incluyendo</w:delText>
        </w:r>
      </w:del>
      <w:ins w:id="639" w:author="LSSM" w:date="2026-09-10T12:00:00Z">
        <w:r>
          <w:rPr>
            <w:rFonts w:ascii="Liberation Serif" w:cs="Liberation Serif" w:eastAsia="Liberation Serif" w:hAnsi="Liberation Serif"/>
            <w:b w:val="false"/>
            <w:bCs w:val="false"/>
            <w:i w:val="false"/>
            <w:iCs w:val="false"/>
            <w:color w:val="1A1A1A"/>
            <w:sz w:val="22"/>
            <w:szCs w:val="22"/>
          </w:rPr>
          <w:t xml:space="preserve">incluidas las</w:t>
        </w:r>
      </w:ins>
      <w:r>
        <w:rPr>
          <w:rFonts w:ascii="Liberation Serif" w:cs="Liberation Serif" w:eastAsia="Liberation Serif" w:hAnsi="Liberation Serif"/>
          <w:b w:val="false"/>
          <w:bCs w:val="false"/>
          <w:i w:val="false"/>
          <w:iCs w:val="false"/>
          <w:color w:val="1A1A1A"/>
          <w:sz w:val="22"/>
          <w:szCs w:val="22"/>
        </w:rPr>
        <w:t xml:space="preserve"> grabaciones de voz y sus transcripciones; los </w:t>
      </w:r>
      <w:r>
        <w:rPr>
          <w:rFonts w:ascii="Liberation Serif" w:cs="Liberation Serif" w:eastAsia="Liberation Serif" w:hAnsi="Liberation Serif"/>
          <w:b/>
          <w:bCs/>
          <w:i w:val="false"/>
          <w:iCs w:val="false"/>
          <w:color w:val="1A1A1A"/>
          <w:sz w:val="22"/>
          <w:szCs w:val="22"/>
        </w:rPr>
        <w:t xml:space="preserve">leads</w:t>
      </w:r>
      <w:r>
        <w:rPr>
          <w:rFonts w:ascii="Liberation Serif" w:cs="Liberation Serif" w:eastAsia="Liberation Serif" w:hAnsi="Liberation Serif"/>
          <w:b w:val="false"/>
          <w:bCs w:val="false"/>
          <w:i w:val="false"/>
          <w:iCs w:val="false"/>
          <w:color w:val="1A1A1A"/>
          <w:sz w:val="22"/>
          <w:szCs w:val="22"/>
        </w:rPr>
        <w:t xml:space="preserve"> captados por el sitio, la landing de campañas, la consola de operadores y el BDS; los </w:t>
      </w:r>
      <w:r>
        <w:rPr>
          <w:rFonts w:ascii="Liberation Serif" w:cs="Liberation Serif" w:eastAsia="Liberation Serif" w:hAnsi="Liberation Serif"/>
          <w:b/>
          <w:bCs/>
          <w:i w:val="false"/>
          <w:iCs w:val="false"/>
          <w:color w:val="1A1A1A"/>
          <w:sz w:val="22"/>
          <w:szCs w:val="22"/>
        </w:rPr>
        <w:t xml:space="preserve">datos de los asesores comerciales</w:t>
      </w:r>
      <w:r>
        <w:rPr>
          <w:rFonts w:ascii="Liberation Serif" w:cs="Liberation Serif" w:eastAsia="Liberation Serif" w:hAnsi="Liberation Serif"/>
          <w:b w:val="false"/>
          <w:bCs w:val="false"/>
          <w:i w:val="false"/>
          <w:iCs w:val="false"/>
          <w:color w:val="1A1A1A"/>
          <w:sz w:val="22"/>
          <w:szCs w:val="22"/>
        </w:rPr>
        <w:t xml:space="preserve"> tratados en la Academia (Proyecto C), </w:t>
      </w:r>
      <w:del w:id="640" w:author="LSSM" w:date="2026-09-10T12:00:00Z">
        <w:r>
          <w:rPr>
            <w:rFonts w:ascii="Liberation Serif" w:cs="Liberation Serif" w:eastAsia="Liberation Serif" w:hAnsi="Liberation Serif"/>
            <w:b w:val="false"/>
            <w:bCs w:val="false"/>
            <w:i w:val="false"/>
            <w:iCs w:val="false"/>
            <w:color w:val="1A1A1A"/>
            <w:sz w:val="22"/>
            <w:szCs w:val="22"/>
          </w:rPr>
          <w:delText xml:space="preserve">incluyendo sus evaluaciones de desempeño y</w:delText>
        </w:r>
      </w:del>
      <w:ins w:id="641" w:author="LSSM" w:date="2026-09-10T12:00:00Z">
        <w:r>
          <w:rPr>
            <w:rFonts w:ascii="Liberation Serif" w:cs="Liberation Serif" w:eastAsia="Liberation Serif" w:hAnsi="Liberation Serif"/>
            <w:b w:val="false"/>
            <w:bCs w:val="false"/>
            <w:i w:val="false"/>
            <w:iCs w:val="false"/>
            <w:color w:val="1A1A1A"/>
            <w:sz w:val="22"/>
            <w:szCs w:val="22"/>
          </w:rPr>
          <w:t xml:space="preserve">incluidas sus evaluaciones y las</w:t>
        </w:r>
      </w:ins>
      <w:r>
        <w:rPr>
          <w:rFonts w:ascii="Liberation Serif" w:cs="Liberation Serif" w:eastAsia="Liberation Serif" w:hAnsi="Liberation Serif"/>
          <w:b w:val="false"/>
          <w:bCs w:val="false"/>
          <w:i w:val="false"/>
          <w:iCs w:val="false"/>
          <w:color w:val="1A1A1A"/>
          <w:sz w:val="22"/>
          <w:szCs w:val="22"/>
        </w:rPr>
        <w:t xml:space="preserve"> grabaciones de las sesiones de </w:t>
      </w:r>
      <w:r>
        <w:rPr>
          <w:rFonts w:ascii="Liberation Serif" w:cs="Liberation Serif" w:eastAsia="Liberation Serif" w:hAnsi="Liberation Serif"/>
          <w:b w:val="false"/>
          <w:bCs w:val="false"/>
          <w:i/>
          <w:iCs/>
          <w:color w:val="1A1A1A"/>
          <w:sz w:val="22"/>
          <w:szCs w:val="22"/>
        </w:rPr>
        <w:t xml:space="preserve">role-play</w:t>
      </w:r>
      <w:r>
        <w:rPr>
          <w:rFonts w:ascii="Liberation Serif" w:cs="Liberation Serif" w:eastAsia="Liberation Serif" w:hAnsi="Liberation Serif"/>
          <w:b w:val="false"/>
          <w:bCs w:val="false"/>
          <w:i w:val="false"/>
          <w:iCs w:val="false"/>
          <w:color w:val="1A1A1A"/>
          <w:sz w:val="22"/>
          <w:szCs w:val="22"/>
        </w:rPr>
        <w:t xml:space="preserve">; y </w:t>
      </w:r>
      <w:del w:id="642" w:author="LSSM" w:date="2026-09-10T12:00:00Z">
        <w:r>
          <w:rPr>
            <w:rFonts w:ascii="Liberation Serif" w:cs="Liberation Serif" w:eastAsia="Liberation Serif" w:hAnsi="Liberation Serif"/>
            <w:b w:val="false"/>
            <w:bCs w:val="false"/>
            <w:i w:val="false"/>
            <w:iCs w:val="false"/>
            <w:color w:val="1A1A1A"/>
            <w:sz w:val="22"/>
            <w:szCs w:val="22"/>
          </w:rPr>
          <w:delText xml:space="preserve">cualquier dato personal alojado, procesado o transmitido</w:delText>
        </w:r>
      </w:del>
      <w:ins w:id="643" w:author="LSSM" w:date="2026-09-10T12:00:00Z">
        <w:r>
          <w:rPr>
            <w:rFonts w:ascii="Liberation Serif" w:cs="Liberation Serif" w:eastAsia="Liberation Serif" w:hAnsi="Liberation Serif"/>
            <w:b w:val="false"/>
            <w:bCs w:val="false"/>
            <w:i w:val="false"/>
            <w:iCs w:val="false"/>
            <w:color w:val="1A1A1A"/>
            <w:sz w:val="22"/>
            <w:szCs w:val="22"/>
          </w:rPr>
          <w:t xml:space="preserve">los datos personales alojados, procesados o transmitidos</w:t>
        </w:r>
      </w:ins>
      <w:r>
        <w:rPr>
          <w:rFonts w:ascii="Liberation Serif" w:cs="Liberation Serif" w:eastAsia="Liberation Serif" w:hAnsi="Liberation Serif"/>
          <w:b w:val="false"/>
          <w:bCs w:val="false"/>
          <w:i w:val="false"/>
          <w:iCs w:val="false"/>
          <w:color w:val="1A1A1A"/>
          <w:sz w:val="22"/>
          <w:szCs w:val="22"/>
        </w:rPr>
        <w:t xml:space="preserve"> a través de las plataformas de terceros que EL PRESTADOR integre </w:t>
      </w:r>
      <w:del w:id="644" w:author="LSSM" w:date="2026-09-10T12:00:00Z">
        <w:r>
          <w:rPr>
            <w:rFonts w:ascii="Liberation Serif" w:cs="Liberation Serif" w:eastAsia="Liberation Serif" w:hAnsi="Liberation Serif"/>
            <w:b w:val="false"/>
            <w:bCs w:val="false"/>
            <w:i w:val="false"/>
            <w:iCs w:val="false"/>
            <w:color w:val="1A1A1A"/>
            <w:sz w:val="22"/>
            <w:szCs w:val="22"/>
          </w:rPr>
          <w:delText xml:space="preserve">o configure </w:delText>
        </w:r>
      </w:del>
      <w:r>
        <w:rPr>
          <w:rFonts w:ascii="Liberation Serif" w:cs="Liberation Serif" w:eastAsia="Liberation Serif" w:hAnsi="Liberation Serif"/>
          <w:b w:val="false"/>
          <w:bCs w:val="false"/>
          <w:i w:val="false"/>
          <w:iCs w:val="false"/>
          <w:color w:val="1A1A1A"/>
          <w:sz w:val="22"/>
          <w:szCs w:val="22"/>
        </w:rPr>
        <w:t xml:space="preserve">para la prestación de los Servicios</w:t>
      </w:r>
      <w:del w:id="645" w:author="LSSM" w:date="2026-09-10T12:00:00Z">
        <w:r>
          <w:rPr>
            <w:rFonts w:ascii="Liberation Serif" w:cs="Liberation Serif" w:eastAsia="Liberation Serif" w:hAnsi="Liberation Serif"/>
            <w:b w:val="false"/>
            <w:bCs w:val="false"/>
            <w:i w:val="false"/>
            <w:iCs w:val="false"/>
            <w:color w:val="1A1A1A"/>
            <w:sz w:val="22"/>
            <w:szCs w:val="22"/>
          </w:rPr>
          <w:delText xml:space="preserve"> (plataforma de voz, interfaz del modelo de razonamiento, WhatsApp Business API, hospedaje de la lógica conversacional, entre otras)</w:delText>
        </w:r>
      </w:del>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II. Minimización y no retención.</w:t>
      </w:r>
      <w:r>
        <w:rPr>
          <w:rFonts w:ascii="Liberation Serif" w:cs="Liberation Serif" w:eastAsia="Liberation Serif" w:hAnsi="Liberation Serif"/>
          <w:b w:val="false"/>
          <w:bCs w:val="false"/>
          <w:i w:val="false"/>
          <w:iCs w:val="false"/>
          <w:color w:val="1A1A1A"/>
          <w:sz w:val="22"/>
          <w:szCs w:val="22"/>
        </w:rPr>
        <w:t xml:space="preserve"> El sitio opera bajo un principio de </w:t>
      </w:r>
      <w:r>
        <w:rPr>
          <w:rFonts w:ascii="Liberation Serif" w:cs="Liberation Serif" w:eastAsia="Liberation Serif" w:hAnsi="Liberation Serif"/>
          <w:b/>
          <w:bCs/>
          <w:i w:val="false"/>
          <w:iCs w:val="false"/>
          <w:color w:val="1A1A1A"/>
          <w:sz w:val="22"/>
          <w:szCs w:val="22"/>
        </w:rPr>
        <w:t xml:space="preserve">minimización y no retención</w:t>
      </w:r>
      <w:r>
        <w:rPr>
          <w:rFonts w:ascii="Liberation Serif" w:cs="Liberation Serif" w:eastAsia="Liberation Serif" w:hAnsi="Liberation Serif"/>
          <w:b w:val="false"/>
          <w:bCs w:val="false"/>
          <w:i w:val="false"/>
          <w:iCs w:val="false"/>
          <w:color w:val="1A1A1A"/>
          <w:sz w:val="22"/>
          <w:szCs w:val="22"/>
        </w:rPr>
        <w:t xml:space="preserve">: los datos personales que el prospecto captura en el sitio (incluida la conversación con </w:t>
      </w:r>
      <w:del w:id="646" w:author="LSSM" w:date="2026-09-10T12:00:00Z">
        <w:r>
          <w:rPr>
            <w:rFonts w:ascii="Liberation Serif" w:cs="Liberation Serif" w:eastAsia="Liberation Serif" w:hAnsi="Liberation Serif"/>
            <w:b w:val="false"/>
            <w:bCs w:val="false"/>
            <w:i w:val="false"/>
            <w:iCs w:val="false"/>
            <w:color w:val="1A1A1A"/>
            <w:sz w:val="22"/>
            <w:szCs w:val="22"/>
          </w:rPr>
          <w:delText xml:space="preserve">"BES"</w:delText>
        </w:r>
      </w:del>
      <w:ins w:id="647" w:author="LSSM" w:date="2026-09-10T12:00:00Z">
        <w:r>
          <w:rPr>
            <w:rFonts w:ascii="Liberation Serif" w:cs="Liberation Serif" w:eastAsia="Liberation Serif" w:hAnsi="Liberation Serif"/>
            <w:b w:val="false"/>
            <w:bCs w:val="false"/>
            <w:i w:val="false"/>
            <w:iCs w:val="false"/>
            <w:color w:val="1A1A1A"/>
            <w:sz w:val="22"/>
            <w:szCs w:val="22"/>
          </w:rPr>
          <w:t xml:space="preserve">“BES”</w:t>
        </w:r>
      </w:ins>
      <w:r>
        <w:rPr>
          <w:rFonts w:ascii="Liberation Serif" w:cs="Liberation Serif" w:eastAsia="Liberation Serif" w:hAnsi="Liberation Serif"/>
          <w:b w:val="false"/>
          <w:bCs w:val="false"/>
          <w:i w:val="false"/>
          <w:iCs w:val="false"/>
          <w:color w:val="1A1A1A"/>
          <w:sz w:val="22"/>
          <w:szCs w:val="22"/>
        </w:rPr>
        <w:t xml:space="preserve">) residen </w:t>
      </w:r>
      <w:r>
        <w:rPr>
          <w:rFonts w:ascii="Liberation Serif" w:cs="Liberation Serif" w:eastAsia="Liberation Serif" w:hAnsi="Liberation Serif"/>
          <w:b/>
          <w:bCs/>
          <w:i w:val="false"/>
          <w:iCs w:val="false"/>
          <w:color w:val="1A1A1A"/>
          <w:sz w:val="22"/>
          <w:szCs w:val="22"/>
        </w:rPr>
        <w:t xml:space="preserve">únicamente de forma transitoria</w:t>
      </w:r>
      <w:r>
        <w:rPr>
          <w:rFonts w:ascii="Liberation Serif" w:cs="Liberation Serif" w:eastAsia="Liberation Serif" w:hAnsi="Liberation Serif"/>
          <w:b w:val="false"/>
          <w:bCs w:val="false"/>
          <w:i w:val="false"/>
          <w:iCs w:val="false"/>
          <w:color w:val="1A1A1A"/>
          <w:sz w:val="22"/>
          <w:szCs w:val="22"/>
        </w:rPr>
        <w:t xml:space="preserve"> en el entorno del sitio, </w:t>
      </w:r>
      <w:r>
        <w:rPr>
          <w:rFonts w:ascii="Liberation Serif" w:cs="Liberation Serif" w:eastAsia="Liberation Serif" w:hAnsi="Liberation Serif"/>
          <w:b/>
          <w:bCs/>
          <w:i w:val="false"/>
          <w:iCs w:val="false"/>
          <w:color w:val="1A1A1A"/>
          <w:sz w:val="22"/>
          <w:szCs w:val="22"/>
        </w:rPr>
        <w:t xml:space="preserve">el tiempo estrictamente necesario</w:t>
      </w:r>
      <w:r>
        <w:rPr>
          <w:rFonts w:ascii="Liberation Serif" w:cs="Liberation Serif" w:eastAsia="Liberation Serif" w:hAnsi="Liberation Serif"/>
          <w:b w:val="false"/>
          <w:bCs w:val="false"/>
          <w:i w:val="false"/>
          <w:iCs w:val="false"/>
          <w:color w:val="1A1A1A"/>
          <w:sz w:val="22"/>
          <w:szCs w:val="22"/>
        </w:rPr>
        <w:t xml:space="preserve"> para completar la captura y transferirlos al CRM de EL CLIENTE. </w:t>
      </w:r>
      <w:r>
        <w:rPr>
          <w:rFonts w:ascii="Liberation Serif" w:cs="Liberation Serif" w:eastAsia="Liberation Serif" w:hAnsi="Liberation Serif"/>
          <w:b/>
          <w:bCs/>
          <w:i w:val="false"/>
          <w:iCs w:val="false"/>
          <w:color w:val="1A1A1A"/>
          <w:sz w:val="22"/>
          <w:szCs w:val="22"/>
        </w:rPr>
        <w:t xml:space="preserve">Una vez copiados al CRM, no se conserva respaldo (back-up) de dichos datos en el entorno del sitio web</w:t>
      </w:r>
      <w:r>
        <w:rPr>
          <w:rFonts w:ascii="Liberation Serif" w:cs="Liberation Serif" w:eastAsia="Liberation Serif" w:hAnsi="Liberation Serif"/>
          <w:b w:val="false"/>
          <w:bCs w:val="false"/>
          <w:i w:val="false"/>
          <w:iCs w:val="false"/>
          <w:color w:val="1A1A1A"/>
          <w:sz w:val="22"/>
          <w:szCs w:val="22"/>
        </w:rPr>
        <w:t xml:space="preserve">, conforme a lo descrito en la sección </w:t>
      </w:r>
      <w:r>
        <w:rPr>
          <w:rFonts w:ascii="Liberation Serif" w:cs="Liberation Serif" w:eastAsia="Liberation Serif" w:hAnsi="Liberation Serif"/>
          <w:b w:val="false"/>
          <w:bCs w:val="false"/>
          <w:i/>
          <w:iCs/>
          <w:color w:val="1A1A1A"/>
          <w:sz w:val="22"/>
          <w:szCs w:val="22"/>
        </w:rPr>
        <w:t xml:space="preserve">Seguridad del </w:t>
      </w:r>
      <w:del w:id="648" w:author="LSSM" w:date="2026-09-10T12:00:00Z">
        <w:r>
          <w:rPr>
            <w:rFonts w:ascii="Liberation Serif" w:cs="Liberation Serif" w:eastAsia="Liberation Serif" w:hAnsi="Liberation Serif"/>
            <w:b w:val="false"/>
            <w:bCs w:val="false"/>
            <w:i w:val="false"/>
            <w:iCs w:val="false"/>
            <w:color w:val="1A1A1A"/>
            <w:sz w:val="22"/>
            <w:szCs w:val="22"/>
          </w:rPr>
          <w:delText xml:space="preserve">sitio</w:delText>
        </w:r>
      </w:del>
      <w:ins w:id="649" w:author="LSSM" w:date="2026-09-10T12:00:00Z">
        <w:r>
          <w:rPr>
            <w:rFonts w:ascii="Liberation Serif" w:cs="Liberation Serif" w:eastAsia="Liberation Serif" w:hAnsi="Liberation Serif"/>
            <w:b w:val="false"/>
            <w:bCs w:val="false"/>
            <w:i/>
            <w:iCs/>
            <w:color w:val="1A1A1A"/>
            <w:sz w:val="22"/>
            <w:szCs w:val="22"/>
          </w:rPr>
          <w:t xml:space="preserve">sistema</w:t>
        </w:r>
      </w:ins>
      <w:r>
        <w:rPr>
          <w:rFonts w:ascii="Liberation Serif" w:cs="Liberation Serif" w:eastAsia="Liberation Serif" w:hAnsi="Liberation Serif"/>
          <w:b w:val="false"/>
          <w:bCs w:val="false"/>
          <w:i w:val="false"/>
          <w:iCs w:val="false"/>
          <w:color w:val="1A1A1A"/>
          <w:sz w:val="22"/>
          <w:szCs w:val="22"/>
        </w:rPr>
        <w:t xml:space="preserve"> del proyecto. EL PRESTADOR </w:t>
      </w:r>
      <w:del w:id="650" w:author="LSSM" w:date="2026-09-10T12:00:00Z">
        <w:r>
          <w:rPr>
            <w:rFonts w:ascii="Liberation Serif" w:cs="Liberation Serif" w:eastAsia="Liberation Serif" w:hAnsi="Liberation Serif"/>
            <w:b w:val="false"/>
            <w:bCs w:val="false"/>
            <w:i w:val="false"/>
            <w:iCs w:val="false"/>
            <w:color w:val="1A1A1A"/>
            <w:sz w:val="22"/>
            <w:szCs w:val="22"/>
          </w:rPr>
          <w:delText xml:space="preserve">deberá documentar y poner</w:delText>
        </w:r>
      </w:del>
      <w:ins w:id="651" w:author="LSSM" w:date="2026-09-10T12:00:00Z">
        <w:r>
          <w:rPr>
            <w:rFonts w:ascii="Liberation Serif" w:cs="Liberation Serif" w:eastAsia="Liberation Serif" w:hAnsi="Liberation Serif"/>
            <w:b w:val="false"/>
            <w:bCs w:val="false"/>
            <w:i w:val="false"/>
            <w:iCs w:val="false"/>
            <w:color w:val="1A1A1A"/>
            <w:sz w:val="22"/>
            <w:szCs w:val="22"/>
          </w:rPr>
          <w:t xml:space="preserve">documentará y pondrá</w:t>
        </w:r>
      </w:ins>
      <w:commentRangeStart w:id="80"/>
      <w:r>
        <w:rPr>
          <w:rFonts w:ascii="Liberation Serif" w:cs="Liberation Serif" w:eastAsia="Liberation Serif" w:hAnsi="Liberation Serif"/>
          <w:b w:val="false"/>
          <w:bCs w:val="false"/>
          <w:i w:val="false"/>
          <w:iCs w:val="false"/>
          <w:color w:val="1A1A1A"/>
          <w:sz w:val="22"/>
          <w:szCs w:val="22"/>
        </w:rPr>
        <w:t xml:space="preserve"> a disposición de EL CLIENTE, dentro de los </w:t>
      </w:r>
      <w:del w:id="652" w:author="LSSM" w:date="2026-09-10T12:00:00Z">
        <w:r>
          <w:rPr>
            <w:rFonts w:ascii="Liberation Serif" w:cs="Liberation Serif" w:eastAsia="Liberation Serif" w:hAnsi="Liberation Serif"/>
            <w:b w:val="false"/>
            <w:bCs w:val="false"/>
            <w:i w:val="false"/>
            <w:iCs w:val="false"/>
            <w:color w:val="1A1A1A"/>
            <w:sz w:val="22"/>
            <w:szCs w:val="22"/>
          </w:rPr>
          <w:delText xml:space="preserve">[●] días</w:delText>
        </w:r>
      </w:del>
      <w:ins w:id="653" w:author="LSSM" w:date="2026-09-10T12:00:00Z">
        <w:r>
          <w:rPr>
            <w:rFonts w:ascii="Liberation Serif" w:cs="Liberation Serif" w:eastAsia="Liberation Serif" w:hAnsi="Liberation Serif"/>
            <w:b w:val="false"/>
            <w:bCs w:val="false"/>
            <w:i w:val="false"/>
            <w:iCs w:val="false"/>
            <w:color w:val="1A1A1A"/>
            <w:sz w:val="22"/>
            <w:szCs w:val="22"/>
          </w:rPr>
          <w:t xml:space="preserve">10 (diez) días hábiles</w:t>
        </w:r>
      </w:ins>
      <w:r>
        <w:rPr>
          <w:rFonts w:ascii="Liberation Serif" w:cs="Liberation Serif" w:eastAsia="Liberation Serif" w:hAnsi="Liberation Serif"/>
          <w:b w:val="false"/>
          <w:bCs w:val="false"/>
          <w:i w:val="false"/>
          <w:iCs w:val="false"/>
          <w:color w:val="1A1A1A"/>
          <w:sz w:val="22"/>
          <w:szCs w:val="22"/>
        </w:rPr>
        <w:t xml:space="preserve"> siguientes a su solicitud, evidencia técnica verificable (bitácoras, configuración de retención o reportes del proveedor de hospedaje) </w:t>
      </w:r>
      <w:commentRangeEnd w:id="80"/>
      <w:r>
        <w:commentReference w:id="80"/>
      </w:r>
      <w:del w:id="654" w:author="LSSM" w:date="2026-09-10T12:00:00Z">
        <w:r>
          <w:rPr>
            <w:rFonts w:ascii="Liberation Serif" w:cs="Liberation Serif" w:eastAsia="Liberation Serif" w:hAnsi="Liberation Serif"/>
            <w:b w:val="false"/>
            <w:bCs w:val="false"/>
            <w:i w:val="false"/>
            <w:iCs w:val="false"/>
            <w:color w:val="1A1A1A"/>
            <w:sz w:val="22"/>
            <w:szCs w:val="22"/>
          </w:rPr>
          <w:delText xml:space="preserve">que acredite el cumplimiento efectivo</w:delText>
        </w:r>
      </w:del>
      <w:ins w:id="655" w:author="LSSM" w:date="2026-09-10T12:00:00Z">
        <w:r>
          <w:rPr>
            <w:rFonts w:ascii="Liberation Serif" w:cs="Liberation Serif" w:eastAsia="Liberation Serif" w:hAnsi="Liberation Serif"/>
            <w:b w:val="false"/>
            <w:bCs w:val="false"/>
            <w:i w:val="false"/>
            <w:iCs w:val="false"/>
            <w:color w:val="1A1A1A"/>
            <w:sz w:val="22"/>
            <w:szCs w:val="22"/>
          </w:rPr>
          <w:t xml:space="preserve">del cumplimiento</w:t>
        </w:r>
      </w:ins>
      <w:r>
        <w:rPr>
          <w:rFonts w:ascii="Liberation Serif" w:cs="Liberation Serif" w:eastAsia="Liberation Serif" w:hAnsi="Liberation Serif"/>
          <w:b w:val="false"/>
          <w:bCs w:val="false"/>
          <w:i w:val="false"/>
          <w:iCs w:val="false"/>
          <w:color w:val="1A1A1A"/>
          <w:sz w:val="22"/>
          <w:szCs w:val="22"/>
        </w:rPr>
        <w:t xml:space="preserve"> de este principio</w:t>
      </w:r>
      <w:del w:id="656" w:author="LSSM" w:date="2026-09-10T12:00:00Z">
        <w:r>
          <w:rPr>
            <w:rFonts w:ascii="Liberation Serif" w:cs="Liberation Serif" w:eastAsia="Liberation Serif" w:hAnsi="Liberation Serif"/>
            <w:b w:val="false"/>
            <w:bCs w:val="false"/>
            <w:i w:val="false"/>
            <w:iCs w:val="false"/>
            <w:color w:val="1A1A1A"/>
            <w:sz w:val="22"/>
            <w:szCs w:val="22"/>
          </w:rPr>
          <w:delText xml:space="preserve"> de no retención. Este mismo principio de minimización y no retención se hará extensivo, en lo que resulte aplicable, a</w:delText>
        </w:r>
      </w:del>
      <w:ins w:id="657" w:author="LSSM" w:date="2026-09-10T12:00:00Z">
        <w:r>
          <w:rPr>
            <w:rFonts w:ascii="Liberation Serif" w:cs="Liberation Serif" w:eastAsia="Liberation Serif" w:hAnsi="Liberation Serif"/>
            <w:b w:val="false"/>
            <w:bCs w:val="false"/>
            <w:i w:val="false"/>
            <w:iCs w:val="false"/>
            <w:color w:val="1A1A1A"/>
            <w:sz w:val="22"/>
            <w:szCs w:val="22"/>
          </w:rPr>
          <w:t xml:space="preserve">. Respecto de</w:t>
        </w:r>
      </w:ins>
      <w:r>
        <w:rPr>
          <w:rFonts w:ascii="Liberation Serif" w:cs="Liberation Serif" w:eastAsia="Liberation Serif" w:hAnsi="Liberation Serif"/>
          <w:b w:val="false"/>
          <w:bCs w:val="false"/>
          <w:i w:val="false"/>
          <w:iCs w:val="false"/>
          <w:color w:val="1A1A1A"/>
          <w:sz w:val="22"/>
          <w:szCs w:val="22"/>
        </w:rPr>
        <w:t xml:space="preserve"> las plataformas de voz, del modelo de razonamiento y de WhatsApp Business API utilizadas para </w:t>
      </w:r>
      <w:del w:id="658" w:author="LSSM" w:date="2026-09-10T12:00:00Z">
        <w:r>
          <w:rPr>
            <w:rFonts w:ascii="Liberation Serif" w:cs="Liberation Serif" w:eastAsia="Liberation Serif" w:hAnsi="Liberation Serif"/>
            <w:b w:val="false"/>
            <w:bCs w:val="false"/>
            <w:i w:val="false"/>
            <w:iCs w:val="false"/>
            <w:color w:val="1A1A1A"/>
            <w:sz w:val="22"/>
            <w:szCs w:val="22"/>
          </w:rPr>
          <w:delText xml:space="preserve">"BES"</w:delText>
        </w:r>
      </w:del>
      <w:ins w:id="659" w:author="LSSM" w:date="2026-09-10T12:00:00Z">
        <w:r>
          <w:rPr>
            <w:rFonts w:ascii="Liberation Serif" w:cs="Liberation Serif" w:eastAsia="Liberation Serif" w:hAnsi="Liberation Serif"/>
            <w:b w:val="false"/>
            <w:bCs w:val="false"/>
            <w:i w:val="false"/>
            <w:iCs w:val="false"/>
            <w:color w:val="1A1A1A"/>
            <w:sz w:val="22"/>
            <w:szCs w:val="22"/>
          </w:rPr>
          <w:t xml:space="preserve">“BES”</w:t>
        </w:r>
      </w:ins>
      <w:r>
        <w:rPr>
          <w:rFonts w:ascii="Liberation Serif" w:cs="Liberation Serif" w:eastAsia="Liberation Serif" w:hAnsi="Liberation Serif"/>
          <w:b w:val="false"/>
          <w:bCs w:val="false"/>
          <w:i w:val="false"/>
          <w:iCs w:val="false"/>
          <w:color w:val="1A1A1A"/>
          <w:sz w:val="22"/>
          <w:szCs w:val="22"/>
        </w:rPr>
        <w:t xml:space="preserve"> y el BDS, </w:t>
      </w:r>
      <w:del w:id="660" w:author="LSSM" w:date="2026-09-10T12:00:00Z">
        <w:r>
          <w:rPr>
            <w:rFonts w:ascii="Liberation Serif" w:cs="Liberation Serif" w:eastAsia="Liberation Serif" w:hAnsi="Liberation Serif"/>
            <w:b w:val="false"/>
            <w:bCs w:val="false"/>
            <w:i w:val="false"/>
            <w:iCs w:val="false"/>
            <w:color w:val="1A1A1A"/>
            <w:sz w:val="22"/>
            <w:szCs w:val="22"/>
          </w:rPr>
          <w:delText xml:space="preserve">respecto de las cuales EL PRESTADOR deberá configurar, en la medida en que la plataforma del tercero lo permita,</w:delText>
        </w:r>
      </w:del>
      <w:ins w:id="661" w:author="LSSM" w:date="2026-09-10T12:00:00Z">
        <w:r>
          <w:rPr>
            <w:rFonts w:ascii="Liberation Serif" w:cs="Liberation Serif" w:eastAsia="Liberation Serif" w:hAnsi="Liberation Serif"/>
            <w:b w:val="false"/>
            <w:bCs w:val="false"/>
            <w:i w:val="false"/>
            <w:iCs w:val="false"/>
            <w:color w:val="1A1A1A"/>
            <w:sz w:val="22"/>
            <w:szCs w:val="22"/>
          </w:rPr>
          <w:t xml:space="preserve">EL PRESTADOR configurará</w:t>
        </w:r>
      </w:ins>
      <w:r>
        <w:rPr>
          <w:rFonts w:ascii="Liberation Serif" w:cs="Liberation Serif" w:eastAsia="Liberation Serif" w:hAnsi="Liberation Serif"/>
          <w:b w:val="false"/>
          <w:bCs w:val="false"/>
          <w:i w:val="false"/>
          <w:iCs w:val="false"/>
          <w:color w:val="1A1A1A"/>
          <w:sz w:val="22"/>
          <w:szCs w:val="22"/>
        </w:rPr>
        <w:t xml:space="preserve"> los periodos de retención más breves </w:t>
      </w:r>
      <w:del w:id="662" w:author="LSSM" w:date="2026-09-10T12:00:00Z">
        <w:r>
          <w:rPr>
            <w:rFonts w:ascii="Liberation Serif" w:cs="Liberation Serif" w:eastAsia="Liberation Serif" w:hAnsi="Liberation Serif"/>
            <w:b w:val="false"/>
            <w:bCs w:val="false"/>
            <w:i w:val="false"/>
            <w:iCs w:val="false"/>
            <w:color w:val="1A1A1A"/>
            <w:sz w:val="22"/>
            <w:szCs w:val="22"/>
          </w:rPr>
          <w:delText xml:space="preserve">posibles</w:delText>
        </w:r>
      </w:del>
      <w:ins w:id="663" w:author="LSSM" w:date="2026-09-10T12:00:00Z">
        <w:r>
          <w:rPr>
            <w:rFonts w:ascii="Liberation Serif" w:cs="Liberation Serif" w:eastAsia="Liberation Serif" w:hAnsi="Liberation Serif"/>
            <w:b w:val="false"/>
            <w:bCs w:val="false"/>
            <w:i w:val="false"/>
            <w:iCs w:val="false"/>
            <w:color w:val="1A1A1A"/>
            <w:sz w:val="22"/>
            <w:szCs w:val="22"/>
          </w:rPr>
          <w:t xml:space="preserve">que permita cada plataforma y que sean</w:t>
        </w:r>
      </w:ins>
      <w:r>
        <w:rPr>
          <w:rFonts w:ascii="Liberation Serif" w:cs="Liberation Serif" w:eastAsia="Liberation Serif" w:hAnsi="Liberation Serif"/>
          <w:b w:val="false"/>
          <w:bCs w:val="false"/>
          <w:i w:val="false"/>
          <w:iCs w:val="false"/>
          <w:color w:val="1A1A1A"/>
          <w:sz w:val="22"/>
          <w:szCs w:val="22"/>
        </w:rPr>
        <w:t xml:space="preserve"> compatibles con la operación </w:t>
      </w:r>
      <w:del w:id="664" w:author="LSSM" w:date="2026-09-10T12:00:00Z">
        <w:r>
          <w:rPr>
            <w:rFonts w:ascii="Liberation Serif" w:cs="Liberation Serif" w:eastAsia="Liberation Serif" w:hAnsi="Liberation Serif"/>
            <w:b w:val="false"/>
            <w:bCs w:val="false"/>
            <w:i w:val="false"/>
            <w:iCs w:val="false"/>
            <w:color w:val="1A1A1A"/>
            <w:sz w:val="22"/>
            <w:szCs w:val="22"/>
          </w:rPr>
          <w:delText xml:space="preserve">del servicio, e informar</w:delText>
        </w:r>
      </w:del>
      <w:ins w:id="665" w:author="LSSM" w:date="2026-09-10T12:00:00Z">
        <w:r>
          <w:rPr>
            <w:rFonts w:ascii="Liberation Serif" w:cs="Liberation Serif" w:eastAsia="Liberation Serif" w:hAnsi="Liberation Serif"/>
            <w:b w:val="false"/>
            <w:bCs w:val="false"/>
            <w:i w:val="false"/>
            <w:iCs w:val="false"/>
            <w:color w:val="1A1A1A"/>
            <w:sz w:val="22"/>
            <w:szCs w:val="22"/>
          </w:rPr>
          <w:t xml:space="preserve">pactada, e informará por escrito</w:t>
        </w:r>
      </w:ins>
      <w:r>
        <w:rPr>
          <w:rFonts w:ascii="Liberation Serif" w:cs="Liberation Serif" w:eastAsia="Liberation Serif" w:hAnsi="Liberation Serif"/>
          <w:b w:val="false"/>
          <w:bCs w:val="false"/>
          <w:i w:val="false"/>
          <w:iCs w:val="false"/>
          <w:color w:val="1A1A1A"/>
          <w:sz w:val="22"/>
          <w:szCs w:val="22"/>
        </w:rPr>
        <w:t xml:space="preserve"> a EL CLIENTE, antes de la activación </w:t>
      </w:r>
      <w:del w:id="666" w:author="LSSM" w:date="2026-09-10T12:00:00Z">
        <w:r>
          <w:rPr>
            <w:rFonts w:ascii="Liberation Serif" w:cs="Liberation Serif" w:eastAsia="Liberation Serif" w:hAnsi="Liberation Serif"/>
            <w:b w:val="false"/>
            <w:bCs w:val="false"/>
            <w:i w:val="false"/>
            <w:iCs w:val="false"/>
            <w:color w:val="1A1A1A"/>
            <w:sz w:val="22"/>
            <w:szCs w:val="22"/>
          </w:rPr>
          <w:delText xml:space="preserve">de cada canal</w:delText>
        </w:r>
      </w:del>
      <w:ins w:id="667" w:author="LSSM" w:date="2026-09-10T12:00:00Z">
        <w:r>
          <w:rPr>
            <w:rFonts w:ascii="Liberation Serif" w:cs="Liberation Serif" w:eastAsia="Liberation Serif" w:hAnsi="Liberation Serif"/>
            <w:b w:val="false"/>
            <w:bCs w:val="false"/>
            <w:i w:val="false"/>
            <w:iCs w:val="false"/>
            <w:color w:val="1A1A1A"/>
            <w:sz w:val="22"/>
            <w:szCs w:val="22"/>
          </w:rPr>
          <w:t xml:space="preserve">del canal correspondiente</w:t>
        </w:r>
      </w:ins>
      <w:r>
        <w:rPr>
          <w:rFonts w:ascii="Liberation Serif" w:cs="Liberation Serif" w:eastAsia="Liberation Serif" w:hAnsi="Liberation Serif"/>
          <w:b w:val="false"/>
          <w:bCs w:val="false"/>
          <w:i w:val="false"/>
          <w:iCs w:val="false"/>
          <w:color w:val="1A1A1A"/>
          <w:sz w:val="22"/>
          <w:szCs w:val="22"/>
        </w:rPr>
        <w:t xml:space="preserve">, la política de retención </w:t>
      </w:r>
      <w:del w:id="668" w:author="LSSM" w:date="2026-09-10T12:00:00Z">
        <w:r>
          <w:rPr>
            <w:rFonts w:ascii="Liberation Serif" w:cs="Liberation Serif" w:eastAsia="Liberation Serif" w:hAnsi="Liberation Serif"/>
            <w:b w:val="false"/>
            <w:bCs w:val="false"/>
            <w:i w:val="false"/>
            <w:iCs w:val="false"/>
            <w:color w:val="1A1A1A"/>
            <w:sz w:val="22"/>
            <w:szCs w:val="22"/>
          </w:rPr>
          <w:delText xml:space="preserve">de datos de cada proveedor tercero involucrado</w:delText>
        </w:r>
      </w:del>
      <w:commentRangeStart w:id="81"/>
      <w:ins w:id="669" w:author="LSSM" w:date="2026-09-10T12:00:00Z">
        <w:r>
          <w:rPr>
            <w:rFonts w:ascii="Liberation Serif" w:cs="Liberation Serif" w:eastAsia="Liberation Serif" w:hAnsi="Liberation Serif"/>
            <w:b w:val="false"/>
            <w:bCs w:val="false"/>
            <w:i w:val="false"/>
            <w:iCs w:val="false"/>
            <w:color w:val="1A1A1A"/>
            <w:sz w:val="22"/>
            <w:szCs w:val="22"/>
          </w:rPr>
          <w:t xml:space="preserve">del proveedor y las limitaciones de configuración que subsistan. La obligación de no conservar respaldos en el entorno del sitio no se entenderá como garantía de retención cero en sistemas de terceros que no la permitan. La integración y configuración de esas plataformas se sujetarán también a la evaluación y, cuando corresponda, a la autorización previstas en el apartado III de esta Cláusula</w:t>
        </w:r>
      </w:ins>
      <w:commentRangeEnd w:id="81"/>
      <w:r>
        <w:commentReference w:id="81"/>
      </w:r>
      <w:r>
        <w:rPr>
          <w:rFonts w:ascii="Liberation Serif" w:cs="Liberation Serif" w:eastAsia="Liberation Serif" w:hAnsi="Liberation Serif"/>
          <w:b w:val="false"/>
          <w:bCs w:val="false"/>
          <w:i w:val="false"/>
          <w:iCs w:val="false"/>
          <w:color w:val="1A1A1A"/>
          <w:sz w:val="22"/>
          <w:szCs w:val="22"/>
        </w:rPr>
        <w:t xml:space="preserve">. EL CLIENTE es </w:t>
      </w:r>
      <w:r>
        <w:rPr>
          <w:rFonts w:ascii="Liberation Serif" w:cs="Liberation Serif" w:eastAsia="Liberation Serif" w:hAnsi="Liberation Serif"/>
          <w:b/>
          <w:bCs/>
          <w:i w:val="false"/>
          <w:iCs w:val="false"/>
          <w:color w:val="1A1A1A"/>
          <w:sz w:val="22"/>
          <w:szCs w:val="22"/>
        </w:rPr>
        <w:t xml:space="preserve">responsable</w:t>
      </w:r>
      <w:r>
        <w:rPr>
          <w:rFonts w:ascii="Liberation Serif" w:cs="Liberation Serif" w:eastAsia="Liberation Serif" w:hAnsi="Liberation Serif"/>
          <w:b w:val="false"/>
          <w:bCs w:val="false"/>
          <w:i w:val="false"/>
          <w:iCs w:val="false"/>
          <w:color w:val="1A1A1A"/>
          <w:sz w:val="22"/>
          <w:szCs w:val="22"/>
        </w:rPr>
        <w:t xml:space="preserve"> del tratamiento y EL PRESTADOR </w:t>
      </w:r>
      <w:del w:id="670" w:author="LSSM" w:date="2026-09-10T12:00:00Z">
        <w:r>
          <w:rPr>
            <w:rFonts w:ascii="Liberation Serif" w:cs="Liberation Serif" w:eastAsia="Liberation Serif" w:hAnsi="Liberation Serif"/>
            <w:b w:val="false"/>
            <w:bCs w:val="false"/>
            <w:i w:val="false"/>
            <w:iCs w:val="false"/>
            <w:color w:val="1A1A1A"/>
            <w:sz w:val="22"/>
            <w:szCs w:val="22"/>
          </w:rPr>
          <w:delText xml:space="preserve">encargado</w:delText>
        </w:r>
      </w:del>
      <w:ins w:id="671" w:author="LSSM" w:date="2026-09-10T12:00:00Z">
        <w:r>
          <w:rPr>
            <w:rFonts w:ascii="Liberation Serif" w:cs="Liberation Serif" w:eastAsia="Liberation Serif" w:hAnsi="Liberation Serif"/>
            <w:b/>
            <w:bCs/>
            <w:i w:val="false"/>
            <w:iCs w:val="false"/>
            <w:color w:val="1A1A1A"/>
            <w:sz w:val="22"/>
            <w:szCs w:val="22"/>
          </w:rPr>
          <w:t xml:space="preserve">persona encargada</w:t>
        </w:r>
      </w:ins>
      <w:r>
        <w:rPr>
          <w:rFonts w:ascii="Liberation Serif" w:cs="Liberation Serif" w:eastAsia="Liberation Serif" w:hAnsi="Liberation Serif"/>
          <w:b w:val="false"/>
          <w:bCs w:val="false"/>
          <w:i w:val="false"/>
          <w:iCs w:val="false"/>
          <w:color w:val="1A1A1A"/>
          <w:sz w:val="22"/>
          <w:szCs w:val="22"/>
        </w:rPr>
        <w:t xml:space="preserve">, en términos de la Cláusula Décima Séptima.</w:t>
      </w:r>
    </w:p>
    <w:p>
      <w:pPr>
        <w:spacing w:after="140" w:line="264"/>
        <w:jc w:val="both"/>
      </w:pPr>
      <w:r>
        <w:rPr>
          <w:rFonts w:ascii="Liberation Serif" w:cs="Liberation Serif" w:eastAsia="Liberation Serif" w:hAnsi="Liberation Serif"/>
          <w:b/>
          <w:bCs/>
          <w:i w:val="false"/>
          <w:iCs w:val="false"/>
          <w:color w:val="1A1A1A"/>
          <w:sz w:val="22"/>
          <w:szCs w:val="22"/>
        </w:rPr>
        <w:t xml:space="preserve">III. Medidas de seguridad.</w:t>
      </w:r>
      <w:r>
        <w:rPr>
          <w:rFonts w:ascii="Liberation Serif" w:cs="Liberation Serif" w:eastAsia="Liberation Serif" w:hAnsi="Liberation Serif"/>
          <w:b w:val="false"/>
          <w:bCs w:val="false"/>
          <w:i w:val="false"/>
          <w:iCs w:val="false"/>
          <w:color w:val="1A1A1A"/>
          <w:sz w:val="22"/>
          <w:szCs w:val="22"/>
        </w:rPr>
        <w:t xml:space="preserve"> En el tratamiento de los datos del apartado I, EL PRESTADOR mantendrá, cuando menos: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cifrado en tránsito</w:t>
      </w:r>
      <w:r>
        <w:rPr>
          <w:rFonts w:ascii="Liberation Serif" w:cs="Liberation Serif" w:eastAsia="Liberation Serif" w:hAnsi="Liberation Serif"/>
          <w:b w:val="false"/>
          <w:bCs w:val="false"/>
          <w:i w:val="false"/>
          <w:iCs w:val="false"/>
          <w:color w:val="1A1A1A"/>
          <w:sz w:val="22"/>
          <w:szCs w:val="22"/>
        </w:rPr>
        <w:t xml:space="preserve"> de todas las comunicaciones mediante HTTPS/TLS</w:t>
      </w:r>
      <w:del w:id="672"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r>
        <w:rPr>
          <w:rFonts w:ascii="Liberation Serif" w:cs="Liberation Serif" w:eastAsia="Liberation Serif" w:hAnsi="Liberation Serif"/>
          <w:b w:val="false"/>
          <w:bCs w:val="false"/>
          <w:i w:val="false"/>
          <w:iCs w:val="false"/>
          <w:color w:val="1A1A1A"/>
          <w:sz w:val="22"/>
          <w:szCs w:val="22"/>
        </w:rPr>
        <w:t xml:space="preserve"> y cifrado en reposo de cualquier dato personal que, por necesidad técnica, deba almacenarse temporalmente;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control de acceso bajo el principio de mínimo privilegio</w:t>
      </w:r>
      <w:r>
        <w:rPr>
          <w:rFonts w:ascii="Liberation Serif" w:cs="Liberation Serif" w:eastAsia="Liberation Serif" w:hAnsi="Liberation Serif"/>
          <w:b w:val="false"/>
          <w:bCs w:val="false"/>
          <w:i w:val="false"/>
          <w:iCs w:val="false"/>
          <w:color w:val="1A1A1A"/>
          <w:sz w:val="22"/>
          <w:szCs w:val="22"/>
        </w:rPr>
        <w:t xml:space="preserve">, </w:t>
      </w:r>
      <w:del w:id="673" w:author="LSSM" w:date="2026-09-10T12:00:00Z">
        <w:r>
          <w:rPr>
            <w:rFonts w:ascii="Liberation Serif" w:cs="Liberation Serif" w:eastAsia="Liberation Serif" w:hAnsi="Liberation Serif"/>
            <w:b w:val="false"/>
            <w:bCs w:val="false"/>
            <w:i w:val="false"/>
            <w:iCs w:val="false"/>
            <w:color w:val="1A1A1A"/>
            <w:sz w:val="22"/>
            <w:szCs w:val="22"/>
          </w:rPr>
          <w:delText xml:space="preserve">limitando el acceso a los datos al personal que estrictamente lo requiera, con registro (log)</w:delText>
        </w:r>
      </w:del>
      <w:ins w:id="674" w:author="LSSM" w:date="2026-09-10T12:00:00Z">
        <w:r>
          <w:rPr>
            <w:rFonts w:ascii="Liberation Serif" w:cs="Liberation Serif" w:eastAsia="Liberation Serif" w:hAnsi="Liberation Serif"/>
            <w:b w:val="false"/>
            <w:bCs w:val="false"/>
            <w:i w:val="false"/>
            <w:iCs w:val="false"/>
            <w:color w:val="1A1A1A"/>
            <w:sz w:val="22"/>
            <w:szCs w:val="22"/>
          </w:rPr>
          <w:t xml:space="preserve">con bitácora</w:t>
        </w:r>
      </w:ins>
      <w:r>
        <w:rPr>
          <w:rFonts w:ascii="Liberation Serif" w:cs="Liberation Serif" w:eastAsia="Liberation Serif" w:hAnsi="Liberation Serif"/>
          <w:b w:val="false"/>
          <w:bCs w:val="false"/>
          <w:i w:val="false"/>
          <w:iCs w:val="false"/>
          <w:color w:val="1A1A1A"/>
          <w:sz w:val="22"/>
          <w:szCs w:val="22"/>
        </w:rPr>
        <w:t xml:space="preserve"> de accesos a datos personales</w:t>
      </w:r>
      <w:del w:id="675" w:author="LSSM" w:date="2026-09-10T12:00:00Z">
        <w:r>
          <w:rPr>
            <w:rFonts w:ascii="Liberation Serif" w:cs="Liberation Serif" w:eastAsia="Liberation Serif" w:hAnsi="Liberation Serif"/>
            <w:b w:val="false"/>
            <w:bCs w:val="false"/>
            <w:i w:val="false"/>
            <w:iCs w:val="false"/>
            <w:color w:val="1A1A1A"/>
            <w:sz w:val="22"/>
            <w:szCs w:val="22"/>
          </w:rPr>
          <w:delText xml:space="preserve">, identificando</w:delText>
        </w:r>
      </w:del>
      <w:ins w:id="676" w:author="LSSM" w:date="2026-09-10T12:00:00Z">
        <w:r>
          <w:rPr>
            <w:rFonts w:ascii="Liberation Serif" w:cs="Liberation Serif" w:eastAsia="Liberation Serif" w:hAnsi="Liberation Serif"/>
            <w:b w:val="false"/>
            <w:bCs w:val="false"/>
            <w:i w:val="false"/>
            <w:iCs w:val="false"/>
            <w:color w:val="1A1A1A"/>
            <w:sz w:val="22"/>
            <w:szCs w:val="22"/>
          </w:rPr>
          <w:t xml:space="preserve"> que registre</w:t>
        </w:r>
      </w:ins>
      <w:r>
        <w:rPr>
          <w:rFonts w:ascii="Liberation Serif" w:cs="Liberation Serif" w:eastAsia="Liberation Serif" w:hAnsi="Liberation Serif"/>
          <w:b w:val="false"/>
          <w:bCs w:val="false"/>
          <w:i w:val="false"/>
          <w:iCs w:val="false"/>
          <w:color w:val="1A1A1A"/>
          <w:sz w:val="22"/>
          <w:szCs w:val="22"/>
        </w:rPr>
        <w:t xml:space="preserve"> usuario, fecha, hora</w:t>
      </w:r>
      <w:del w:id="677" w:author="LSSM" w:date="2026-09-10T12:00:00Z">
        <w:r>
          <w:rPr>
            <w:rFonts w:ascii="Liberation Serif" w:cs="Liberation Serif" w:eastAsia="Liberation Serif" w:hAnsi="Liberation Serif"/>
            <w:b w:val="false"/>
            <w:bCs w:val="false"/>
            <w:i w:val="false"/>
            <w:iCs w:val="false"/>
            <w:color w:val="1A1A1A"/>
            <w:sz w:val="22"/>
            <w:szCs w:val="22"/>
          </w:rPr>
          <w:delText xml:space="preserve"> y operación realizada, mismo que EL PRESTADOR conservará y pondrá</w:delText>
        </w:r>
      </w:del>
      <w:ins w:id="678" w:author="LSSM" w:date="2026-09-10T12:00:00Z">
        <w:r>
          <w:rPr>
            <w:rFonts w:ascii="Liberation Serif" w:cs="Liberation Serif" w:eastAsia="Liberation Serif" w:hAnsi="Liberation Serif"/>
            <w:b w:val="false"/>
            <w:bCs w:val="false"/>
            <w:i w:val="false"/>
            <w:iCs w:val="false"/>
            <w:color w:val="1A1A1A"/>
            <w:sz w:val="22"/>
            <w:szCs w:val="22"/>
          </w:rPr>
          <w:t xml:space="preserve">, operación e identificador del registro, sin copiar el dato,</w:t>
        </w:r>
      </w:ins>
      <w:r>
        <w:rPr>
          <w:rFonts w:ascii="Liberation Serif" w:cs="Liberation Serif" w:eastAsia="Liberation Serif" w:hAnsi="Liberation Serif"/>
          <w:b w:val="false"/>
          <w:bCs w:val="false"/>
          <w:i w:val="false"/>
          <w:iCs w:val="false"/>
          <w:color w:val="1A1A1A"/>
          <w:sz w:val="22"/>
          <w:szCs w:val="22"/>
        </w:rPr>
        <w:t xml:space="preserve"> a disposición de EL CLIENTE cuando</w:t>
      </w:r>
      <w:del w:id="679" w:author="LSSM" w:date="2026-09-10T12:00:00Z">
        <w:r>
          <w:rPr>
            <w:rFonts w:ascii="Liberation Serif" w:cs="Liberation Serif" w:eastAsia="Liberation Serif" w:hAnsi="Liberation Serif"/>
            <w:b w:val="false"/>
            <w:bCs w:val="false"/>
            <w:i w:val="false"/>
            <w:iCs w:val="false"/>
            <w:color w:val="1A1A1A"/>
            <w:sz w:val="22"/>
            <w:szCs w:val="22"/>
          </w:rPr>
          <w:delText xml:space="preserve"> este</w:delText>
        </w:r>
      </w:del>
      <w:r>
        <w:rPr>
          <w:rFonts w:ascii="Liberation Serif" w:cs="Liberation Serif" w:eastAsia="Liberation Serif" w:hAnsi="Liberation Serif"/>
          <w:b w:val="false"/>
          <w:bCs w:val="false"/>
          <w:i w:val="false"/>
          <w:iCs w:val="false"/>
          <w:color w:val="1A1A1A"/>
          <w:sz w:val="22"/>
          <w:szCs w:val="22"/>
        </w:rPr>
        <w:t xml:space="preserve"> lo requiera;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llaves de API de desarrollo separadas de las productivas</w:t>
      </w:r>
      <w:r>
        <w:rPr>
          <w:rFonts w:ascii="Liberation Serif" w:cs="Liberation Serif" w:eastAsia="Liberation Serif" w:hAnsi="Liberation Serif"/>
          <w:b w:val="false"/>
          <w:bCs w:val="false"/>
          <w:i w:val="false"/>
          <w:iCs w:val="false"/>
          <w:color w:val="1A1A1A"/>
          <w:sz w:val="22"/>
          <w:szCs w:val="22"/>
        </w:rPr>
        <w:t xml:space="preserve"> — las llaves y credenciales productivas son de EL CLIENTE y permanecen bajo su titularidad (Anexo Uno, Bloque B);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bitácoras (logs) </w:t>
      </w:r>
      <w:ins w:id="680" w:author="LSSM" w:date="2026-09-10T12:00:00Z">
        <w:r>
          <w:rPr>
            <w:rFonts w:ascii="Liberation Serif" w:cs="Liberation Serif" w:eastAsia="Liberation Serif" w:hAnsi="Liberation Serif"/>
            <w:b/>
            <w:bCs/>
            <w:i w:val="false"/>
            <w:iCs w:val="false"/>
            <w:color w:val="1A1A1A"/>
            <w:sz w:val="22"/>
            <w:szCs w:val="22"/>
          </w:rPr>
          <w:t xml:space="preserve">operativas </w:t>
        </w:r>
      </w:ins>
      <w:r>
        <w:rPr>
          <w:rFonts w:ascii="Liberation Serif" w:cs="Liberation Serif" w:eastAsia="Liberation Serif" w:hAnsi="Liberation Serif"/>
          <w:b/>
          <w:bCs/>
          <w:i w:val="false"/>
          <w:iCs w:val="false"/>
          <w:color w:val="1A1A1A"/>
          <w:sz w:val="22"/>
          <w:szCs w:val="22"/>
        </w:rPr>
        <w:t xml:space="preserve">sin datos personales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w:t>
      </w:r>
      <w:r>
        <w:rPr>
          <w:rFonts w:ascii="Liberation Serif" w:cs="Liberation Serif" w:eastAsia="Liberation Serif" w:hAnsi="Liberation Serif"/>
          <w:b w:val="false"/>
          <w:bCs w:val="false"/>
          <w:i w:val="false"/>
          <w:iCs w:val="false"/>
          <w:color w:val="1A1A1A"/>
          <w:sz w:val="22"/>
          <w:szCs w:val="22"/>
        </w:rPr>
        <w:t xml:space="preserve"> la minimización y no retención del apartado II; </w:t>
      </w:r>
      <w:r>
        <w:rPr>
          <w:rFonts w:ascii="Liberation Serif" w:cs="Liberation Serif" w:eastAsia="Liberation Serif" w:hAnsi="Liberation Serif"/>
          <w:b/>
          <w:bCs/>
          <w:i w:val="false"/>
          <w:iCs w:val="false"/>
          <w:color w:val="1A1A1A"/>
          <w:sz w:val="22"/>
          <w:szCs w:val="22"/>
        </w:rPr>
        <w:t xml:space="preserve">(vi)</w:t>
      </w:r>
      <w:commentRangeStart w:id="82"/>
      <w:r>
        <w:rPr>
          <w:rFonts w:ascii="Liberation Serif" w:cs="Liberation Serif" w:eastAsia="Liberation Serif" w:hAnsi="Liberation Serif"/>
          <w:b w:val="false"/>
          <w:bCs w:val="false"/>
          <w:i w:val="false"/>
          <w:iCs w:val="false"/>
          <w:color w:val="1A1A1A"/>
          <w:sz w:val="22"/>
          <w:szCs w:val="22"/>
        </w:rPr>
        <w:t xml:space="preserve"> autenticación multifactor </w:t>
      </w:r>
      <w:del w:id="681" w:author="LSSM" w:date="2026-09-10T12:00:00Z">
        <w:r>
          <w:rPr>
            <w:rFonts w:ascii="Liberation Serif" w:cs="Liberation Serif" w:eastAsia="Liberation Serif" w:hAnsi="Liberation Serif"/>
            <w:b w:val="false"/>
            <w:bCs w:val="false"/>
            <w:i w:val="false"/>
            <w:iCs w:val="false"/>
            <w:color w:val="1A1A1A"/>
            <w:sz w:val="22"/>
            <w:szCs w:val="22"/>
          </w:rPr>
          <w:delText xml:space="preserve">(MFA) para el acceso de</w:delText>
        </w:r>
      </w:del>
      <w:ins w:id="682" w:author="LSSM" w:date="2026-09-10T12:00:00Z">
        <w:r>
          <w:rPr>
            <w:rFonts w:ascii="Liberation Serif" w:cs="Liberation Serif" w:eastAsia="Liberation Serif" w:hAnsi="Liberation Serif"/>
            <w:b w:val="false"/>
            <w:bCs w:val="false"/>
            <w:i w:val="false"/>
            <w:iCs w:val="false"/>
            <w:color w:val="1A1A1A"/>
            <w:sz w:val="22"/>
            <w:szCs w:val="22"/>
          </w:rPr>
          <w:t xml:space="preserve">para</w:t>
        </w:r>
      </w:ins>
      <w:r>
        <w:rPr>
          <w:rFonts w:ascii="Liberation Serif" w:cs="Liberation Serif" w:eastAsia="Liberation Serif" w:hAnsi="Liberation Serif"/>
          <w:b w:val="false"/>
          <w:bCs w:val="false"/>
          <w:i w:val="false"/>
          <w:iCs w:val="false"/>
          <w:color w:val="1A1A1A"/>
          <w:sz w:val="22"/>
          <w:szCs w:val="22"/>
        </w:rPr>
        <w:t xml:space="preserve"> administradores y operadores </w:t>
      </w:r>
      <w:del w:id="683" w:author="LSSM" w:date="2026-09-10T12:00:00Z">
        <w:r>
          <w:rPr>
            <w:rFonts w:ascii="Liberation Serif" w:cs="Liberation Serif" w:eastAsia="Liberation Serif" w:hAnsi="Liberation Serif"/>
            <w:b w:val="false"/>
            <w:bCs w:val="false"/>
            <w:i w:val="false"/>
            <w:iCs w:val="false"/>
            <w:color w:val="1A1A1A"/>
            <w:sz w:val="22"/>
            <w:szCs w:val="22"/>
          </w:rPr>
          <w:delText xml:space="preserve">a la </w:delText>
        </w:r>
      </w:del>
      <w:ins w:id="684" w:author="LSSM" w:date="2026-09-10T12:00:00Z">
        <w:r>
          <w:rPr>
            <w:rFonts w:ascii="Liberation Serif" w:cs="Liberation Serif" w:eastAsia="Liberation Serif" w:hAnsi="Liberation Serif"/>
            <w:b w:val="false"/>
            <w:bCs w:val="false"/>
            <w:i w:val="false"/>
            <w:iCs w:val="false"/>
            <w:color w:val="1A1A1A"/>
            <w:sz w:val="22"/>
            <w:szCs w:val="22"/>
          </w:rPr>
          <w:t xml:space="preserve">en los sistemas administrados por EL PRESTADOR (</w:t>
        </w:r>
      </w:ins>
      <w:commentRangeEnd w:id="82"/>
      <w:r>
        <w:commentReference w:id="82"/>
      </w:r>
      <w:r>
        <w:rPr>
          <w:rFonts w:ascii="Liberation Serif" w:cs="Liberation Serif" w:eastAsia="Liberation Serif" w:hAnsi="Liberation Serif"/>
          <w:b w:val="false"/>
          <w:bCs w:val="false"/>
          <w:i w:val="false"/>
          <w:iCs w:val="false"/>
          <w:color w:val="1A1A1A"/>
          <w:sz w:val="22"/>
          <w:szCs w:val="22"/>
        </w:rPr>
        <w:t xml:space="preserve">consola interna, </w:t>
      </w:r>
      <w:del w:id="685" w:author="LSSM" w:date="2026-09-10T12:00:00Z">
        <w:r>
          <w:rPr>
            <w:rFonts w:ascii="Liberation Serif" w:cs="Liberation Serif" w:eastAsia="Liberation Serif" w:hAnsi="Liberation Serif"/>
            <w:b w:val="false"/>
            <w:bCs w:val="false"/>
            <w:i w:val="false"/>
            <w:iCs w:val="false"/>
            <w:color w:val="1A1A1A"/>
            <w:sz w:val="22"/>
            <w:szCs w:val="22"/>
          </w:rPr>
          <w:delText xml:space="preserve">al dashboard, a los repositorios y a cualquier panel de administración</w:delText>
        </w:r>
      </w:del>
      <w:ins w:id="686" w:author="LSSM" w:date="2026-09-10T12:00:00Z">
        <w:r>
          <w:rPr>
            <w:rFonts w:ascii="Liberation Serif" w:cs="Liberation Serif" w:eastAsia="Liberation Serif" w:hAnsi="Liberation Serif"/>
            <w:b w:val="false"/>
            <w:bCs w:val="false"/>
            <w:i w:val="false"/>
            <w:iCs w:val="false"/>
            <w:color w:val="1A1A1A"/>
            <w:sz w:val="22"/>
            <w:szCs w:val="22"/>
          </w:rPr>
          <w:t xml:space="preserve">tablero, repositorios y paneles</w:t>
        </w:r>
      </w:ins>
      <w:r>
        <w:rPr>
          <w:rFonts w:ascii="Liberation Serif" w:cs="Liberation Serif" w:eastAsia="Liberation Serif" w:hAnsi="Liberation Serif"/>
          <w:b w:val="false"/>
          <w:bCs w:val="false"/>
          <w:i w:val="false"/>
          <w:iCs w:val="false"/>
          <w:color w:val="1A1A1A"/>
          <w:sz w:val="22"/>
          <w:szCs w:val="22"/>
        </w:rPr>
        <w:t xml:space="preserve"> de las plataformas de terceros</w:t>
      </w:r>
      <w:del w:id="687" w:author="LSSM" w:date="2026-09-10T12:00:00Z">
        <w:r>
          <w:rPr>
            <w:rFonts w:ascii="Liberation Serif" w:cs="Liberation Serif" w:eastAsia="Liberation Serif" w:hAnsi="Liberation Serif"/>
            <w:b w:val="false"/>
            <w:bCs w:val="false"/>
            <w:i w:val="false"/>
            <w:iCs w:val="false"/>
            <w:color w:val="1A1A1A"/>
            <w:sz w:val="22"/>
            <w:szCs w:val="22"/>
          </w:rPr>
          <w:delText xml:space="preserve"> vinculadas a los Proyectos</w:delText>
        </w:r>
      </w:del>
      <w:ins w:id="688" w:author="LSSM" w:date="2026-09-10T12:00:00Z">
        <w:r>
          <w:rPr>
            <w:rFonts w:ascii="Liberation Serif" w:cs="Liberation Serif" w:eastAsia="Liberation Serif" w:hAnsi="Liberation Serif"/>
            <w:b w:val="false"/>
            <w:bCs w:val="false"/>
            <w:i w:val="false"/>
            <w:iCs w:val="false"/>
            <w:color w:val="1A1A1A"/>
            <w:sz w:val="22"/>
            <w:szCs w:val="22"/>
          </w:rPr>
          <w:t xml:space="preserve">) y, para los usuarios de EL CLIENTE, mediante el proveedor de identidad de EL CLIENTE (Anexo Uno, 0.4)</w:t>
        </w:r>
      </w:ins>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(vii)</w:t>
      </w:r>
      <w:r>
        <w:rPr>
          <w:rFonts w:ascii="Liberation Serif" w:cs="Liberation Serif" w:eastAsia="Liberation Serif" w:hAnsi="Liberation Serif"/>
          <w:b w:val="false"/>
          <w:bCs w:val="false"/>
          <w:i w:val="false"/>
          <w:iCs w:val="false"/>
          <w:color w:val="1A1A1A"/>
          <w:sz w:val="22"/>
          <w:szCs w:val="22"/>
        </w:rPr>
        <w:t xml:space="preserve"> revisión </w:t>
      </w:r>
      <w:del w:id="689" w:author="LSSM" w:date="2026-09-10T12:00:00Z">
        <w:r>
          <w:rPr>
            <w:rFonts w:ascii="Liberation Serif" w:cs="Liberation Serif" w:eastAsia="Liberation Serif" w:hAnsi="Liberation Serif"/>
            <w:b w:val="false"/>
            <w:bCs w:val="false"/>
            <w:i w:val="false"/>
            <w:iCs w:val="false"/>
            <w:color w:val="1A1A1A"/>
            <w:sz w:val="22"/>
            <w:szCs w:val="22"/>
          </w:rPr>
          <w:delText xml:space="preserve">y actualización periódica (al menos bimestral) de las medidas de seguridad aquí descritas, conforme a las mejores prácticas de la industria y a los riesgos propios de la operación de agentes conversacionales de inteligencia artificial</w:delText>
        </w:r>
      </w:del>
      <w:ins w:id="690" w:author="LSSM" w:date="2026-09-10T12:00:00Z">
        <w:r>
          <w:rPr>
            <w:rFonts w:ascii="Liberation Serif" w:cs="Liberation Serif" w:eastAsia="Liberation Serif" w:hAnsi="Liberation Serif"/>
            <w:b w:val="false"/>
            <w:bCs w:val="false"/>
            <w:i w:val="false"/>
            <w:iCs w:val="false"/>
            <w:color w:val="1A1A1A"/>
            <w:sz w:val="22"/>
            <w:szCs w:val="22"/>
          </w:rPr>
          <w:t xml:space="preserve">semestral de estas medidas, documentada en el reporte mensual del Anexo Cinco</w:t>
        </w:r>
      </w:ins>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(viii)</w:t>
      </w:r>
      <w:r>
        <w:rPr>
          <w:rFonts w:ascii="Liberation Serif" w:cs="Liberation Serif" w:eastAsia="Liberation Serif" w:hAnsi="Liberation Serif"/>
          <w:b w:val="false"/>
          <w:bCs w:val="false"/>
          <w:i w:val="false"/>
          <w:iCs w:val="false"/>
          <w:color w:val="1A1A1A"/>
          <w:sz w:val="22"/>
          <w:szCs w:val="22"/>
        </w:rPr>
        <w:t xml:space="preserve"> evaluación previa</w:t>
      </w:r>
      <w:del w:id="691" w:author="LSSM" w:date="2026-09-10T12:00:00Z">
        <w:r>
          <w:rPr>
            <w:rFonts w:ascii="Liberation Serif" w:cs="Liberation Serif" w:eastAsia="Liberation Serif" w:hAnsi="Liberation Serif"/>
            <w:b w:val="false"/>
            <w:bCs w:val="false"/>
            <w:i w:val="false"/>
            <w:iCs w:val="false"/>
            <w:color w:val="1A1A1A"/>
            <w:sz w:val="22"/>
            <w:szCs w:val="22"/>
          </w:rPr>
          <w:delText xml:space="preserve">, antes de integrar cualquier nueva plataforma de terceros a los Proyectos A, B o C,</w:delText>
        </w:r>
      </w:del>
      <w:r>
        <w:rPr>
          <w:rFonts w:ascii="Liberation Serif" w:cs="Liberation Serif" w:eastAsia="Liberation Serif" w:hAnsi="Liberation Serif"/>
          <w:b w:val="false"/>
          <w:bCs w:val="false"/>
          <w:i w:val="false"/>
          <w:iCs w:val="false"/>
          <w:color w:val="1A1A1A"/>
          <w:sz w:val="22"/>
          <w:szCs w:val="22"/>
        </w:rPr>
        <w:t xml:space="preserve"> de las condiciones de privacidad</w:t>
      </w:r>
      <w:del w:id="692" w:author="LSSM" w:date="2026-09-10T12:00:00Z">
        <w:r>
          <w:rPr>
            <w:rFonts w:ascii="Liberation Serif" w:cs="Liberation Serif" w:eastAsia="Liberation Serif" w:hAnsi="Liberation Serif"/>
            <w:b w:val="false"/>
            <w:bCs w:val="false"/>
            <w:i w:val="false"/>
            <w:iCs w:val="false"/>
            <w:color w:val="1A1A1A"/>
            <w:sz w:val="22"/>
            <w:szCs w:val="22"/>
          </w:rPr>
          <w:delText xml:space="preserve">, seguridad y tratamiento de datos de dicho tercero, debiendo EL PRESTADOR abstenerse de integrar plataformas que no ofrezcan garantías de seguridad</w:delText>
        </w:r>
      </w:del>
      <w:ins w:id="693" w:author="LSSM" w:date="2026-09-10T12:00:00Z">
        <w:r>
          <w:rPr>
            <w:rFonts w:ascii="Liberation Serif" w:cs="Liberation Serif" w:eastAsia="Liberation Serif" w:hAnsi="Liberation Serif"/>
            <w:b w:val="false"/>
            <w:bCs w:val="false"/>
            <w:i w:val="false"/>
            <w:iCs w:val="false"/>
            <w:color w:val="1A1A1A"/>
            <w:sz w:val="22"/>
            <w:szCs w:val="22"/>
          </w:rPr>
          <w:t xml:space="preserve"> y seguridad de toda nueva plataforma de terceros antes de integrarla a los Proyectos, con aviso previo por escrito a EL CLIENTE y autorización expresa de éste cuando la plataforma no ofrezca garantías</w:t>
        </w:r>
      </w:ins>
      <w:r>
        <w:rPr>
          <w:rFonts w:ascii="Liberation Serif" w:cs="Liberation Serif" w:eastAsia="Liberation Serif" w:hAnsi="Liberation Serif"/>
          <w:b w:val="false"/>
          <w:bCs w:val="false"/>
          <w:i w:val="false"/>
          <w:iCs w:val="false"/>
          <w:color w:val="1A1A1A"/>
          <w:sz w:val="22"/>
          <w:szCs w:val="22"/>
        </w:rPr>
        <w:t xml:space="preserve"> razonablemente equivalentes a las aquí pactadas</w:t>
      </w:r>
      <w:del w:id="694" w:author="LSSM" w:date="2026-09-10T12:00:00Z">
        <w:r>
          <w:rPr>
            <w:rFonts w:ascii="Liberation Serif" w:cs="Liberation Serif" w:eastAsia="Liberation Serif" w:hAnsi="Liberation Serif"/>
            <w:b w:val="false"/>
            <w:bCs w:val="false"/>
            <w:i w:val="false"/>
            <w:iCs w:val="false"/>
            <w:color w:val="1A1A1A"/>
            <w:sz w:val="22"/>
            <w:szCs w:val="22"/>
          </w:rPr>
          <w:delText xml:space="preserve">, salvo autorización expresa y por escrito de EL CLIENTE</w:delText>
        </w:r>
      </w:del>
      <w:ins w:id="695" w:author="LSSM" w:date="2026-09-10T12:00:00Z">
        <w:r>
          <w:rPr>
            <w:rFonts w:ascii="Liberation Serif" w:cs="Liberation Serif" w:eastAsia="Liberation Serif" w:hAnsi="Liberation Serif"/>
            <w:b w:val="false"/>
            <w:bCs w:val="false"/>
            <w:i w:val="false"/>
            <w:iCs w:val="false"/>
            <w:color w:val="1A1A1A"/>
            <w:sz w:val="22"/>
            <w:szCs w:val="22"/>
          </w:rPr>
          <w:t xml:space="preserve">. Las obligaciones de configuración, control de accesos y documentación de EL PRESTADOR se refieren a los sistemas, componentes y permisos bajo su administración efectiva. EL CLIENTE proporcionará y mantendrá las habilitaciones a su cargo conforme al Anexo Uno. Esta distribución no excluye la responsabilidad de EL PRESTADOR por una configuración u omisión que le sea imputable dentro de sus obligaciones contractuales.</w:t>
        </w:r>
      </w:ins>
    </w:p>
    <w:p>
      <w:pPr>
        <w:spacing w:after="140" w:line="264"/>
        <w:jc w:val="both"/>
      </w:pPr>
      <w:r>
        <w:rPr>
          <w:rFonts w:ascii="Liberation Serif" w:cs="Liberation Serif" w:eastAsia="Liberation Serif" w:hAnsi="Liberation Serif"/>
          <w:b/>
          <w:bCs/>
          <w:i w:val="false"/>
          <w:iCs w:val="false"/>
          <w:color w:val="1A1A1A"/>
          <w:sz w:val="22"/>
          <w:szCs w:val="22"/>
        </w:rPr>
        <w:t xml:space="preserve">IV. Notificación de vulneraciones.</w:t>
      </w:r>
      <w:r>
        <w:rPr>
          <w:rFonts w:ascii="Liberation Serif" w:cs="Liberation Serif" w:eastAsia="Liberation Serif" w:hAnsi="Liberation Serif"/>
          <w:b w:val="false"/>
          <w:bCs w:val="false"/>
          <w:i w:val="false"/>
          <w:iCs w:val="false"/>
          <w:color w:val="1A1A1A"/>
          <w:sz w:val="22"/>
          <w:szCs w:val="22"/>
        </w:rPr>
        <w:t xml:space="preserve"> EL PRESTADOR notificará a EL CLIENTE cualquier </w:t>
      </w:r>
      <w:r>
        <w:rPr>
          <w:rFonts w:ascii="Liberation Serif" w:cs="Liberation Serif" w:eastAsia="Liberation Serif" w:hAnsi="Liberation Serif"/>
          <w:b/>
          <w:bCs/>
          <w:i w:val="false"/>
          <w:iCs w:val="false"/>
          <w:color w:val="1A1A1A"/>
          <w:sz w:val="22"/>
          <w:szCs w:val="22"/>
        </w:rPr>
        <w:t xml:space="preserve">vulneración de seguridad</w:t>
      </w:r>
      <w:r>
        <w:rPr>
          <w:rFonts w:ascii="Liberation Serif" w:cs="Liberation Serif" w:eastAsia="Liberation Serif" w:hAnsi="Liberation Serif"/>
          <w:b w:val="false"/>
          <w:bCs w:val="false"/>
          <w:i w:val="false"/>
          <w:iCs w:val="false"/>
          <w:color w:val="1A1A1A"/>
          <w:sz w:val="22"/>
          <w:szCs w:val="22"/>
        </w:rPr>
        <w:t xml:space="preserve"> que afecte los datos del apartado I</w:t>
      </w:r>
      <w:ins w:id="696" w:author="LSSM" w:date="2026-09-10T12:00:00Z">
        <w:r>
          <w:rPr>
            <w:rFonts w:ascii="Liberation Serif" w:cs="Liberation Serif" w:eastAsia="Liberation Serif" w:hAnsi="Liberation Serif"/>
            <w:b w:val="false"/>
            <w:bCs w:val="false"/>
            <w:i w:val="false"/>
            <w:iCs w:val="false"/>
            <w:color w:val="1A1A1A"/>
            <w:sz w:val="22"/>
            <w:szCs w:val="22"/>
          </w:rPr>
          <w:t xml:space="preserve"> sin dilación indebida y</w:t>
        </w:r>
      </w:ins>
      <w:r>
        <w:rPr>
          <w:rFonts w:ascii="Liberation Serif" w:cs="Liberation Serif" w:eastAsia="Liberation Serif" w:hAnsi="Liberation Serif"/>
          <w:b w:val="false"/>
          <w:bCs w:val="false"/>
          <w:i w:val="false"/>
          <w:iCs w:val="false"/>
          <w:color w:val="1A1A1A"/>
          <w:sz w:val="22"/>
          <w:szCs w:val="22"/>
        </w:rPr>
        <w:t xml:space="preserve"> en un plazo </w:t>
      </w:r>
      <w:r>
        <w:rPr>
          <w:rFonts w:ascii="Liberation Serif" w:cs="Liberation Serif" w:eastAsia="Liberation Serif" w:hAnsi="Liberation Serif"/>
          <w:b/>
          <w:bCs/>
          <w:i w:val="false"/>
          <w:iCs w:val="false"/>
          <w:color w:val="1A1A1A"/>
          <w:sz w:val="22"/>
          <w:szCs w:val="22"/>
        </w:rPr>
        <w:t xml:space="preserve">máximo de 72 (setenta y dos) horas</w:t>
      </w:r>
      <w:r>
        <w:rPr>
          <w:rFonts w:ascii="Liberation Serif" w:cs="Liberation Serif" w:eastAsia="Liberation Serif" w:hAnsi="Liberation Serif"/>
          <w:b w:val="false"/>
          <w:bCs w:val="false"/>
          <w:i w:val="false"/>
          <w:iCs w:val="false"/>
          <w:color w:val="1A1A1A"/>
          <w:sz w:val="22"/>
          <w:szCs w:val="22"/>
        </w:rPr>
        <w:t xml:space="preserve"> contadas a partir de que la conozca, con la información disponible sobre su naturaleza, los datos comprometidos</w:t>
      </w:r>
      <w:del w:id="697" w:author="LSSM" w:date="2026-09-10T12:00:00Z">
        <w:r>
          <w:rPr>
            <w:rFonts w:ascii="Liberation Serif" w:cs="Liberation Serif" w:eastAsia="Liberation Serif" w:hAnsi="Liberation Serif"/>
            <w:b w:val="false"/>
            <w:bCs w:val="false"/>
            <w:i w:val="false"/>
            <w:iCs w:val="false"/>
            <w:color w:val="1A1A1A"/>
            <w:sz w:val="22"/>
            <w:szCs w:val="22"/>
          </w:rPr>
          <w:delText xml:space="preserve"> y</w:delText>
        </w:r>
      </w:del>
      <w:ins w:id="698" w:author="LSSM" w:date="2026-09-10T12:00:00Z">
        <w:r>
          <w:rPr>
            <w:rFonts w:ascii="Liberation Serif" w:cs="Liberation Serif" w:eastAsia="Liberation Serif" w:hAnsi="Liberation Serif"/>
            <w:b w:val="false"/>
            <w:bCs w:val="false"/>
            <w:i w:val="false"/>
            <w:iCs w:val="false"/>
            <w:color w:val="1A1A1A"/>
            <w:sz w:val="22"/>
            <w:szCs w:val="22"/>
          </w:rPr>
          <w:t xml:space="preserve">,</w:t>
        </w:r>
      </w:ins>
      <w:r>
        <w:rPr>
          <w:rFonts w:ascii="Liberation Serif" w:cs="Liberation Serif" w:eastAsia="Liberation Serif" w:hAnsi="Liberation Serif"/>
          <w:b w:val="false"/>
          <w:bCs w:val="false"/>
          <w:i w:val="false"/>
          <w:iCs w:val="false"/>
          <w:color w:val="1A1A1A"/>
          <w:sz w:val="22"/>
          <w:szCs w:val="22"/>
        </w:rPr>
        <w:t xml:space="preserve"> las medidas de contención </w:t>
      </w:r>
      <w:del w:id="699" w:author="LSSM" w:date="2026-09-10T12:00:00Z">
        <w:r>
          <w:rPr>
            <w:rFonts w:ascii="Liberation Serif" w:cs="Liberation Serif" w:eastAsia="Liberation Serif" w:hAnsi="Liberation Serif"/>
            <w:b w:val="false"/>
            <w:bCs w:val="false"/>
            <w:i w:val="false"/>
            <w:iCs w:val="false"/>
            <w:color w:val="1A1A1A"/>
            <w:sz w:val="22"/>
            <w:szCs w:val="22"/>
          </w:rPr>
          <w:delText xml:space="preserve">adoptada</w:delText>
        </w:r>
      </w:del>
      <w:ins w:id="700" w:author="LSSM" w:date="2026-09-10T12:00:00Z">
        <w:r>
          <w:rPr>
            <w:rFonts w:ascii="Liberation Serif" w:cs="Liberation Serif" w:eastAsia="Liberation Serif" w:hAnsi="Liberation Serif"/>
            <w:b w:val="false"/>
            <w:bCs w:val="false"/>
            <w:i w:val="false"/>
            <w:iCs w:val="false"/>
            <w:color w:val="1A1A1A"/>
            <w:sz w:val="22"/>
            <w:szCs w:val="22"/>
          </w:rPr>
          <w:t xml:space="preserve">adoptadas</w:t>
        </w:r>
      </w:ins>
      <w:commentRangeStart w:id="83"/>
      <w:r>
        <w:rPr>
          <w:rFonts w:ascii="Liberation Serif" w:cs="Liberation Serif" w:eastAsia="Liberation Serif" w:hAnsi="Liberation Serif"/>
          <w:b w:val="false"/>
          <w:bCs w:val="false"/>
          <w:i w:val="false"/>
          <w:iCs w:val="false"/>
          <w:color w:val="1A1A1A"/>
          <w:sz w:val="22"/>
          <w:szCs w:val="22"/>
        </w:rPr>
        <w:t xml:space="preserve"> y las acciones remediales propuestas </w:t>
      </w:r>
      <w:del w:id="701" w:author="LSSM" w:date="2026-09-10T12:00:00Z">
        <w:r>
          <w:rPr>
            <w:rFonts w:ascii="Liberation Serif" w:cs="Liberation Serif" w:eastAsia="Liberation Serif" w:hAnsi="Liberation Serif"/>
            <w:b w:val="false"/>
            <w:bCs w:val="false"/>
            <w:i w:val="false"/>
            <w:iCs w:val="false"/>
            <w:color w:val="1A1A1A"/>
            <w:sz w:val="22"/>
            <w:szCs w:val="22"/>
          </w:rPr>
          <w:delText xml:space="preserve">y su calendario de implementación</w:delText>
        </w:r>
      </w:del>
      <w:ins w:id="702" w:author="LSSM" w:date="2026-09-10T12:00:00Z">
        <w:r>
          <w:rPr>
            <w:rFonts w:ascii="Liberation Serif" w:cs="Liberation Serif" w:eastAsia="Liberation Serif" w:hAnsi="Liberation Serif"/>
            <w:b w:val="false"/>
            <w:bCs w:val="false"/>
            <w:i w:val="false"/>
            <w:iCs w:val="false"/>
            <w:color w:val="1A1A1A"/>
            <w:sz w:val="22"/>
            <w:szCs w:val="22"/>
          </w:rPr>
          <w:t xml:space="preserve">con su calendario,</w:t>
        </w:r>
      </w:ins>
      <w:commentRangeEnd w:id="83"/>
      <w:r>
        <w:commentReference w:id="83"/>
      </w:r>
      <w:r>
        <w:rPr>
          <w:rFonts w:ascii="Liberation Serif" w:cs="Liberation Serif" w:eastAsia="Liberation Serif" w:hAnsi="Liberation Serif"/>
          <w:b w:val="false"/>
          <w:bCs w:val="false"/>
          <w:i w:val="false"/>
          <w:iCs w:val="false"/>
          <w:color w:val="1A1A1A"/>
          <w:sz w:val="22"/>
          <w:szCs w:val="22"/>
        </w:rPr>
        <w:t xml:space="preserve"> en congruencia con la Cláusula Décima Séptima.</w:t>
      </w:r>
    </w:p>
    <w:p>
      <w:pPr>
        <w:spacing w:after="140" w:line="264"/>
        <w:jc w:val="both"/>
      </w:pPr>
      <w:r>
        <w:rPr>
          <w:rFonts w:ascii="Liberation Serif" w:cs="Liberation Serif" w:eastAsia="Liberation Serif" w:hAnsi="Liberation Serif"/>
          <w:b/>
          <w:bCs/>
          <w:i w:val="false"/>
          <w:iCs w:val="false"/>
          <w:color w:val="1A1A1A"/>
          <w:sz w:val="22"/>
          <w:szCs w:val="22"/>
        </w:rPr>
        <w:t xml:space="preserve">V. Derechos ARCO.</w:t>
      </w:r>
      <w:r>
        <w:rPr>
          <w:rFonts w:ascii="Liberation Serif" w:cs="Liberation Serif" w:eastAsia="Liberation Serif" w:hAnsi="Liberation Serif"/>
          <w:b w:val="false"/>
          <w:bCs w:val="false"/>
          <w:i w:val="false"/>
          <w:iCs w:val="false"/>
          <w:color w:val="1A1A1A"/>
          <w:sz w:val="22"/>
          <w:szCs w:val="22"/>
        </w:rPr>
        <w:t xml:space="preserve"> EL PRESTADOR apoyará a EL CLIENTE, en su calidad de </w:t>
      </w:r>
      <w:del w:id="703" w:author="LSSM" w:date="2026-09-10T12:00:00Z">
        <w:r>
          <w:rPr>
            <w:rFonts w:ascii="Liberation Serif" w:cs="Liberation Serif" w:eastAsia="Liberation Serif" w:hAnsi="Liberation Serif"/>
            <w:b w:val="false"/>
            <w:bCs w:val="false"/>
            <w:i w:val="false"/>
            <w:iCs w:val="false"/>
            <w:color w:val="1A1A1A"/>
            <w:sz w:val="22"/>
            <w:szCs w:val="22"/>
          </w:rPr>
          <w:delText xml:space="preserve">encargado</w:delText>
        </w:r>
      </w:del>
      <w:ins w:id="704" w:author="LSSM" w:date="2026-09-10T12:00:00Z">
        <w:r>
          <w:rPr>
            <w:rFonts w:ascii="Liberation Serif" w:cs="Liberation Serif" w:eastAsia="Liberation Serif" w:hAnsi="Liberation Serif"/>
            <w:b w:val="false"/>
            <w:bCs w:val="false"/>
            <w:i w:val="false"/>
            <w:iCs w:val="false"/>
            <w:color w:val="1A1A1A"/>
            <w:sz w:val="22"/>
            <w:szCs w:val="22"/>
          </w:rPr>
          <w:t xml:space="preserve">persona encargada</w:t>
        </w:r>
      </w:ins>
      <w:r>
        <w:rPr>
          <w:rFonts w:ascii="Liberation Serif" w:cs="Liberation Serif" w:eastAsia="Liberation Serif" w:hAnsi="Liberation Serif"/>
          <w:b w:val="false"/>
          <w:bCs w:val="false"/>
          <w:i w:val="false"/>
          <w:iCs w:val="false"/>
          <w:color w:val="1A1A1A"/>
          <w:sz w:val="22"/>
          <w:szCs w:val="22"/>
        </w:rPr>
        <w:t xml:space="preserve">, para atender las solicitudes de derechos </w:t>
      </w:r>
      <w:r>
        <w:rPr>
          <w:rFonts w:ascii="Liberation Serif" w:cs="Liberation Serif" w:eastAsia="Liberation Serif" w:hAnsi="Liberation Serif"/>
          <w:b/>
          <w:bCs/>
          <w:i w:val="false"/>
          <w:iCs w:val="false"/>
          <w:color w:val="1A1A1A"/>
          <w:sz w:val="22"/>
          <w:szCs w:val="22"/>
        </w:rPr>
        <w:t xml:space="preserve">ARCO</w:t>
      </w:r>
      <w:r>
        <w:rPr>
          <w:rFonts w:ascii="Liberation Serif" w:cs="Liberation Serif" w:eastAsia="Liberation Serif" w:hAnsi="Liberation Serif"/>
          <w:b w:val="false"/>
          <w:bCs w:val="false"/>
          <w:i w:val="false"/>
          <w:iCs w:val="false"/>
          <w:color w:val="1A1A1A"/>
          <w:sz w:val="22"/>
          <w:szCs w:val="22"/>
        </w:rPr>
        <w:t xml:space="preserve"> (acceso, rectificación, cancelación y oposición) que los titulares presenten a EL CLIENTE respecto de los datos que EL PRESTADOR trate por cuenta de éste</w:t>
      </w:r>
      <w:del w:id="705" w:author="LSSM" w:date="2026-09-10T12:00:00Z">
        <w:r>
          <w:rPr>
            <w:rFonts w:ascii="Liberation Serif" w:cs="Liberation Serif" w:eastAsia="Liberation Serif" w:hAnsi="Liberation Serif"/>
            <w:b w:val="false"/>
            <w:bCs w:val="false"/>
            <w:i w:val="false"/>
            <w:iCs w:val="false"/>
            <w:color w:val="1A1A1A"/>
            <w:sz w:val="22"/>
            <w:szCs w:val="22"/>
          </w:rPr>
          <w:delText xml:space="preserve">. Dicho</w:delText>
        </w:r>
      </w:del>
      <w:ins w:id="706" w:author="LSSM" w:date="2026-09-10T12:00:00Z">
        <w:r>
          <w:rPr>
            <w:rFonts w:ascii="Liberation Serif" w:cs="Liberation Serif" w:eastAsia="Liberation Serif" w:hAnsi="Liberation Serif"/>
            <w:b w:val="false"/>
            <w:bCs w:val="false"/>
            <w:i w:val="false"/>
            <w:iCs w:val="false"/>
            <w:color w:val="1A1A1A"/>
            <w:sz w:val="22"/>
            <w:szCs w:val="22"/>
          </w:rPr>
          <w:t xml:space="preserve">; dicho</w:t>
        </w:r>
      </w:ins>
      <w:r>
        <w:rPr>
          <w:rFonts w:ascii="Liberation Serif" w:cs="Liberation Serif" w:eastAsia="Liberation Serif" w:hAnsi="Liberation Serif"/>
          <w:b w:val="false"/>
          <w:bCs w:val="false"/>
          <w:i w:val="false"/>
          <w:iCs w:val="false"/>
          <w:color w:val="1A1A1A"/>
          <w:sz w:val="22"/>
          <w:szCs w:val="22"/>
        </w:rPr>
        <w:t xml:space="preserve"> apoyo incluirá, sin costo adicional, la localización, extracción, rectificación </w:t>
      </w:r>
      <w:del w:id="707" w:author="LSSM" w:date="2026-09-10T12:00:00Z">
        <w:r>
          <w:rPr>
            <w:rFonts w:ascii="Liberation Serif" w:cs="Liberation Serif" w:eastAsia="Liberation Serif" w:hAnsi="Liberation Serif"/>
            <w:b w:val="false"/>
            <w:bCs w:val="false"/>
            <w:i w:val="false"/>
            <w:iCs w:val="false"/>
            <w:color w:val="1A1A1A"/>
            <w:sz w:val="22"/>
            <w:szCs w:val="22"/>
          </w:rPr>
          <w:delText xml:space="preserve">y/</w:delText>
        </w:r>
      </w:del>
      <w:commentRangeStart w:id="84"/>
      <w:r>
        <w:rPr>
          <w:rFonts w:ascii="Liberation Serif" w:cs="Liberation Serif" w:eastAsia="Liberation Serif" w:hAnsi="Liberation Serif"/>
          <w:b w:val="false"/>
          <w:bCs w:val="false"/>
          <w:i w:val="false"/>
          <w:iCs w:val="false"/>
          <w:color w:val="1A1A1A"/>
          <w:sz w:val="22"/>
          <w:szCs w:val="22"/>
        </w:rPr>
        <w:t xml:space="preserve">o eliminación de los datos </w:t>
      </w:r>
      <w:del w:id="708" w:author="LSSM" w:date="2026-09-10T12:00:00Z">
        <w:r>
          <w:rPr>
            <w:rFonts w:ascii="Liberation Serif" w:cs="Liberation Serif" w:eastAsia="Liberation Serif" w:hAnsi="Liberation Serif"/>
            <w:b w:val="false"/>
            <w:bCs w:val="false"/>
            <w:i w:val="false"/>
            <w:iCs w:val="false"/>
            <w:color w:val="1A1A1A"/>
            <w:sz w:val="22"/>
            <w:szCs w:val="22"/>
          </w:rPr>
          <w:delText xml:space="preserve">correspondientes en un plazo máximo de tres</w:delText>
        </w:r>
      </w:del>
      <w:ins w:id="709" w:author="LSSM" w:date="2026-09-10T12:00:00Z">
        <w:r>
          <w:rPr>
            <w:rFonts w:ascii="Liberation Serif" w:cs="Liberation Serif" w:eastAsia="Liberation Serif" w:hAnsi="Liberation Serif"/>
            <w:b w:val="false"/>
            <w:bCs w:val="false"/>
            <w:i w:val="false"/>
            <w:iCs w:val="false"/>
            <w:color w:val="1A1A1A"/>
            <w:sz w:val="22"/>
            <w:szCs w:val="22"/>
          </w:rPr>
          <w:t xml:space="preserve">que obren en sistemas bajo control de EL PRESTADOR dentro de los 3 (tres)</w:t>
        </w:r>
      </w:ins>
      <w:r>
        <w:rPr>
          <w:rFonts w:ascii="Liberation Serif" w:cs="Liberation Serif" w:eastAsia="Liberation Serif" w:hAnsi="Liberation Serif"/>
          <w:b w:val="false"/>
          <w:bCs w:val="false"/>
          <w:i w:val="false"/>
          <w:iCs w:val="false"/>
          <w:color w:val="1A1A1A"/>
          <w:sz w:val="22"/>
          <w:szCs w:val="22"/>
        </w:rPr>
        <w:t xml:space="preserve"> días hábiles siguientes a la solicitud de EL CLIENTE</w:t>
      </w:r>
      <w:commentRangeEnd w:id="84"/>
      <w:r>
        <w:commentReference w:id="84"/>
      </w:r>
      <w:del w:id="710" w:author="LSSM" w:date="2026-09-10T12:00:00Z">
        <w:r>
          <w:rPr>
            <w:rFonts w:ascii="Liberation Serif" w:cs="Liberation Serif" w:eastAsia="Liberation Serif" w:hAnsi="Liberation Serif"/>
            <w:b w:val="false"/>
            <w:bCs w:val="false"/>
            <w:i w:val="false"/>
            <w:iCs w:val="false"/>
            <w:color w:val="1A1A1A"/>
            <w:sz w:val="22"/>
            <w:szCs w:val="22"/>
          </w:rPr>
          <w:delText xml:space="preserve">, plazo que deberá ser suficiente para que EL CLIENTE, a su vez, cumpla con los plazos legales aplicables frente al titular</w:delText>
        </w:r>
      </w:del>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r>
        <w:rPr>
          <w:rFonts w:ascii="Liberation Serif" w:cs="Liberation Serif" w:eastAsia="Liberation Serif" w:hAnsi="Liberation Serif"/>
          <w:b/>
          <w:bCs/>
          <w:i w:val="false"/>
          <w:iCs w:val="false"/>
          <w:color w:val="1A1A1A"/>
          <w:sz w:val="22"/>
          <w:szCs w:val="22"/>
        </w:rPr>
        <w:t xml:space="preserve">VI. Supresión certificada.</w:t>
      </w:r>
      <w:r>
        <w:rPr>
          <w:rFonts w:ascii="Liberation Serif" w:cs="Liberation Serif" w:eastAsia="Liberation Serif" w:hAnsi="Liberation Serif"/>
          <w:b w:val="false"/>
          <w:bCs w:val="false"/>
          <w:i w:val="false"/>
          <w:iCs w:val="false"/>
          <w:color w:val="1A1A1A"/>
          <w:sz w:val="22"/>
          <w:szCs w:val="22"/>
        </w:rPr>
        <w:t xml:space="preserve"> Al término de la relación contractual, EL PRESTADOR </w:t>
      </w:r>
      <w:r>
        <w:rPr>
          <w:rFonts w:ascii="Liberation Serif" w:cs="Liberation Serif" w:eastAsia="Liberation Serif" w:hAnsi="Liberation Serif"/>
          <w:b/>
          <w:bCs/>
          <w:i w:val="false"/>
          <w:iCs w:val="false"/>
          <w:color w:val="1A1A1A"/>
          <w:sz w:val="22"/>
          <w:szCs w:val="22"/>
        </w:rPr>
        <w:t xml:space="preserve">entregará a EL CLIENTE y/o suprimirá de manera segura</w:t>
      </w:r>
      <w:r>
        <w:rPr>
          <w:rFonts w:ascii="Liberation Serif" w:cs="Liberation Serif" w:eastAsia="Liberation Serif" w:hAnsi="Liberation Serif"/>
          <w:b w:val="false"/>
          <w:bCs w:val="false"/>
          <w:i w:val="false"/>
          <w:iCs w:val="false"/>
          <w:color w:val="1A1A1A"/>
          <w:sz w:val="22"/>
          <w:szCs w:val="22"/>
        </w:rPr>
        <w:t xml:space="preserve">, según instruya EL CLIENTE, los datos personales que aún obren en su poder, y </w:t>
      </w:r>
      <w:r>
        <w:rPr>
          <w:rFonts w:ascii="Liberation Serif" w:cs="Liberation Serif" w:eastAsia="Liberation Serif" w:hAnsi="Liberation Serif"/>
          <w:b/>
          <w:bCs/>
          <w:i w:val="false"/>
          <w:iCs w:val="false"/>
          <w:color w:val="1A1A1A"/>
          <w:sz w:val="22"/>
          <w:szCs w:val="22"/>
        </w:rPr>
        <w:t xml:space="preserve">certificará por escrito dicha supresión</w:t>
      </w:r>
      <w:r>
        <w:rPr>
          <w:rFonts w:ascii="Liberation Serif" w:cs="Liberation Serif" w:eastAsia="Liberation Serif" w:hAnsi="Liberation Serif"/>
          <w:b w:val="false"/>
          <w:bCs w:val="false"/>
          <w:i w:val="false"/>
          <w:iCs w:val="false"/>
          <w:color w:val="1A1A1A"/>
          <w:sz w:val="22"/>
          <w:szCs w:val="22"/>
        </w:rPr>
        <w:t xml:space="preserve">, en congruencia con la Cláusula Décima Séptima y la supervivencia pactada en la Cláusula Vigésima Segunda.</w:t>
      </w:r>
    </w:p>
    <w:p>
      <w:pPr>
        <w:spacing w:after="140" w:line="264"/>
        <w:jc w:val="both"/>
      </w:pPr>
      <w:r>
        <w:rPr>
          <w:rFonts w:ascii="Liberation Serif" w:cs="Liberation Serif" w:eastAsia="Liberation Serif" w:hAnsi="Liberation Serif"/>
          <w:b/>
          <w:bCs/>
          <w:i w:val="false"/>
          <w:iCs w:val="false"/>
          <w:color w:val="1A1A1A"/>
          <w:sz w:val="22"/>
          <w:szCs w:val="22"/>
        </w:rPr>
        <w:t xml:space="preserve">DÉCIMA NOVENA. Relación Laboral.</w:t>
      </w:r>
      <w:r>
        <w:rPr>
          <w:rFonts w:ascii="Liberation Serif" w:cs="Liberation Serif" w:eastAsia="Liberation Serif" w:hAnsi="Liberation Serif"/>
          <w:b w:val="false"/>
          <w:bCs w:val="false"/>
          <w:i w:val="false"/>
          <w:iCs w:val="false"/>
          <w:color w:val="1A1A1A"/>
          <w:sz w:val="22"/>
          <w:szCs w:val="22"/>
        </w:rPr>
        <w:t xml:space="preserve"> EL PRESTADOR cuenta con los elementos propios para cumplir sus obligaciones laborales y de seguridad social. Su personal no será considerado trabajador de EL CLIENTE, y EL PRESTADOR lo sacará en paz y a salvo de cualquier reclamación laboral.</w:t>
      </w:r>
      <w:commentRangeStart w:id="85"/>
      <w:ins w:id="711" w:author="LSSM" w:date="2026-09-10T12:00:00Z">
        <w:r>
          <w:rPr>
            <w:rFonts w:ascii="Liberation Serif" w:cs="Liberation Serif" w:eastAsia="Liberation Serif" w:hAnsi="Liberation Serif"/>
            <w:b w:val="false"/>
            <w:bCs w:val="false"/>
            <w:i w:val="false"/>
            <w:iCs w:val="false"/>
            <w:color w:val="1A1A1A"/>
            <w:sz w:val="22"/>
            <w:szCs w:val="22"/>
          </w:rPr>
          <w:t xml:space="preserve"> Esta obligación queda sujeta al tope único de la Cláusula Vigésima.</w:t>
        </w:r>
      </w:ins>
      <w:commentRangeEnd w:id="85"/>
      <w:r>
        <w:commentReference w:id="85"/>
      </w:r>
    </w:p>
    <w:p>
      <w:pPr>
        <w:spacing w:after="140" w:line="264"/>
        <w:jc w:val="both"/>
      </w:pPr>
      <w:del w:id="712" w:author="LSSM" w:date="2026-09-10T12:00:00Z">
        <w:r>
          <w:rPr>
            <w:rFonts w:ascii="Liberation Serif" w:cs="Liberation Serif" w:eastAsia="Liberation Serif" w:hAnsi="Liberation Serif"/>
            <w:b w:val="false"/>
            <w:bCs w:val="false"/>
            <w:i w:val="false"/>
            <w:iCs w:val="false"/>
            <w:color w:val="1A1A1A"/>
            <w:sz w:val="22"/>
            <w:szCs w:val="22"/>
          </w:rPr>
          <w:delText xml:space="preserve">VIGÉSIMA. Limitación de Responsabilidad. La responsabilidad máxima de EL PRESTADOR se limita al monto de la Contraprestación efectivamente pagada. En ningún caso responderá por daños indirectos, incidentales, especiales, consecuenciales, punitivos ni lucro cesante.</w:delText>
        </w:r>
      </w:del>
    </w:p>
    <w:p>
      <w:pPr>
        <w:spacing w:after="140" w:line="264"/>
        <w:jc w:val="both"/>
      </w:pPr>
      <w:del w:id="713" w:author="LSSM" w:date="2026-09-10T12:00:00Z">
        <w:r>
          <w:rPr>
            <w:rFonts w:ascii="Liberation Serif" w:cs="Liberation Serif" w:eastAsia="Liberation Serif" w:hAnsi="Liberation Serif"/>
            <w:b w:val="false"/>
            <w:bCs w:val="false"/>
            <w:i w:val="false"/>
            <w:iCs w:val="false"/>
            <w:color w:val="1A1A1A"/>
            <w:sz w:val="22"/>
            <w:szCs w:val="22"/>
          </w:rPr>
          <w:delText xml:space="preserve">La limitación de responsabilidad prevista en la presente cláusula no será aplicable, y EL PRESTADOR responderá de manera íntegra e ilimitada, en los siguientes casos:</w:delText>
        </w:r>
      </w:del>
    </w:p>
    <w:p>
      <w:pPr>
        <w:spacing w:after="140" w:line="264"/>
        <w:jc w:val="both"/>
      </w:pPr>
      <w:del w:id="714" w:author="LSSM" w:date="2026-09-10T12:00:00Z">
        <w:r>
          <w:rPr>
            <w:rFonts w:ascii="Liberation Serif" w:cs="Liberation Serif" w:eastAsia="Liberation Serif" w:hAnsi="Liberation Serif"/>
            <w:b w:val="false"/>
            <w:bCs w:val="false"/>
            <w:i w:val="false"/>
            <w:iCs w:val="false"/>
            <w:color w:val="1A1A1A"/>
            <w:sz w:val="22"/>
            <w:szCs w:val="22"/>
          </w:rPr>
          <w:delText xml:space="preserve">(a) dolo, mala fe, culpa grave o negligencia grave de EL PRESTADOR, su personal, representantes o subcontratistas; (b) violaciones, intencionales o no, a las obligaciones de confidencialidad previstas en la Cláusula Décima Séptima; (c) violaciones, intencionales o no, a las obligaciones de protección de datos personales previstas en la Cláusula Décima Octava, incluyendo vulneraciones de seguridad, tratamiento no autorizado, falta de notificación oportuna de incidentes, o incumplimiento de la obligación de supresión certificada; (d) reclamaciones de terceros por infracción a derechos de propiedad intelectual derivadas del incumplimiento de la garantía de originalidad y no infracción prevista en la Cláusula Décima Segunda, Fracción V, incluyendo el uso no autorizado de software, librerías o contenidos con licencias restrictivas no informadas oportunamente a EL CLIENTE; (e) el incumplimiento de la obligación de indemnización prevista en la Cláusula Décima Segunda, Fracción I; (f) la falta de entrega del código fuente, repositorios, credenciales, bases de conocimiento o demás activos digitales conforme a la Cláusula Décima Segunda, Fracción VI, así como cualquier apropiación indebida o retención injustificada de dichos activos; (g) daños derivados de la operación indebida, no autorizada o negligente de las plataformas de terceros (WhatsApp Business API, plataforma de voz sintética, interfaz del modelo de razonamiento, hospedaje de la lógica conversacional u otras análogas) que EL PRESTADOR haya seleccionado, integrado o configurado, cuando la causa sea atribuible a EL PRESTADOR; (h) muerte o daños a la integridad física de personas, cuando resulten atribuibles a EL PRESTADOR; y (i) cualquier otro supuesto que, conforme a la legislación aplicable, no pueda ser válidamente limitado o excluido contractualmente.</w:delText>
        </w:r>
      </w:del>
    </w:p>
    <w:p>
      <w:pPr>
        <w:spacing w:after="140" w:line="264"/>
        <w:jc w:val="both"/>
      </w:pPr>
      <w:del w:id="715" w:author="LSSM" w:date="2026-09-10T12:00:00Z">
        <w:r>
          <w:rPr>
            <w:rFonts w:ascii="Liberation Serif" w:cs="Liberation Serif" w:eastAsia="Liberation Serif" w:hAnsi="Liberation Serif"/>
            <w:b w:val="false"/>
            <w:bCs w:val="false"/>
            <w:i w:val="false"/>
            <w:iCs w:val="false"/>
            <w:color w:val="1A1A1A"/>
            <w:sz w:val="22"/>
            <w:szCs w:val="22"/>
          </w:rPr>
          <w:delText xml:space="preserve">VIGÉSIMA PRIMERA. Caso Fortuito y Fuerza Mayor. Ninguna Parte será responsable por el incumplimiento de sus obligaciones cuando dicho incumplimiento derive directa y exclusivamente de un caso fortuito o de fuerza mayor, entendido como todo evento imprevisible o, siendo previsible, inevitable, ajeno a la voluntad y control razonable de la Parte afectada, y que no sea atribuible a su culpa, negligencia o falta de diligencia. No se considerará caso fortuito o fuerza mayor aquel evento que la Parte afectada hubiera podido evitar o mitigar razonablemente mediante planes de contingencia, respaldos, redundancias o medidas preventivas exigibles conforme a los estándares de la industria.</w:delText>
        </w:r>
      </w:del>
    </w:p>
    <w:p>
      <w:pPr>
        <w:spacing w:after="140" w:line="264"/>
        <w:jc w:val="both"/>
      </w:pPr>
      <w:del w:id="716" w:author="LSSM" w:date="2026-09-10T12:00:00Z">
        <w:r>
          <w:rPr>
            <w:rFonts w:ascii="Liberation Serif" w:cs="Liberation Serif" w:eastAsia="Liberation Serif" w:hAnsi="Liberation Serif"/>
            <w:b w:val="false"/>
            <w:bCs w:val="false"/>
            <w:i w:val="false"/>
            <w:iCs w:val="false"/>
            <w:color w:val="1A1A1A"/>
            <w:sz w:val="22"/>
            <w:szCs w:val="22"/>
          </w:rPr>
          <w:delText xml:space="preserve">La Parte afectada notificará a la otra por escrito dentro de los 5 (cinco) días hábiles siguientes a que el evento ocurra o a que razonablemente debiera haberlo conocido, describiendo el evento, su impacto estimado en la prestación de los Servicios y, en su caso, la duración prevista. La falta de notificación oportuna hará improcedente la invocación del caso fortuito o fuerza mayor como causa de exclusión de responsabilidad, sin perjuicio de las reglas especiales del apartado III.</w:delText>
        </w:r>
      </w:del>
    </w:p>
    <w:p>
      <w:pPr>
        <w:spacing w:after="140" w:line="264"/>
        <w:jc w:val="both"/>
      </w:pPr>
      <w:ins w:id="717" w:author="LSSM" w:date="2026-09-10T12:00:00Z">
        <w:r>
          <w:rPr>
            <w:rFonts w:ascii="Liberation Serif" w:cs="Liberation Serif" w:eastAsia="Liberation Serif" w:hAnsi="Liberation Serif"/>
            <w:b/>
            <w:bCs/>
            <w:i w:val="false"/>
            <w:iCs w:val="false"/>
            <w:color w:val="1A1A1A"/>
            <w:sz w:val="22"/>
            <w:szCs w:val="22"/>
          </w:rPr>
          <w:t xml:space="preserve">VIGÉSIMA. Limitación de Responsabilidad.</w:t>
        </w:r>
      </w:ins>
      <w:ins w:id="718" w:author="LSSM" w:date="2026-09-10T12:00:00Z">
        <w:r>
          <w:rPr>
            <w:rFonts w:ascii="Liberation Serif" w:cs="Liberation Serif" w:eastAsia="Liberation Serif" w:hAnsi="Liberation Serif"/>
            <w:b w:val="false"/>
            <w:bCs w:val="false"/>
            <w:i w:val="false"/>
            <w:iCs w:val="false"/>
            <w:color w:val="1A1A1A"/>
            <w:sz w:val="22"/>
            <w:szCs w:val="22"/>
          </w:rPr>
          <w:t xml:space="preserve"> </w:t>
        </w:r>
      </w:ins>
      <w:commentRangeStart w:id="86"/>
      <w:ins w:id="719" w:author="LSSM" w:date="2026-09-10T12:00:00Z">
        <w:r>
          <w:rPr>
            <w:rFonts w:ascii="Liberation Serif" w:cs="Liberation Serif" w:eastAsia="Liberation Serif" w:hAnsi="Liberation Serif"/>
            <w:b/>
            <w:bCs/>
            <w:i w:val="false"/>
            <w:iCs w:val="false"/>
            <w:color w:val="1A1A1A"/>
            <w:sz w:val="22"/>
            <w:szCs w:val="22"/>
          </w:rPr>
          <w:t xml:space="preserve">I. Tope general.</w:t>
        </w:r>
      </w:ins>
      <w:commentRangeEnd w:id="86"/>
      <w:r>
        <w:commentReference w:id="86"/>
      </w:r>
      <w:ins w:id="720" w:author="LSSM" w:date="2026-09-10T12:00:00Z">
        <w:r>
          <w:rPr>
            <w:rFonts w:ascii="Liberation Serif" w:cs="Liberation Serif" w:eastAsia="Liberation Serif" w:hAnsi="Liberation Serif"/>
            <w:b w:val="false"/>
            <w:bCs w:val="false"/>
            <w:i w:val="false"/>
            <w:iCs w:val="false"/>
            <w:color w:val="1A1A1A"/>
            <w:sz w:val="22"/>
            <w:szCs w:val="22"/>
          </w:rPr>
          <w:t xml:space="preserve"> La responsabilidad total y acumulada de cada Parte frente a la otra por todas las reclamaciones derivadas del Contrato, sus Anexos y sus Addenda, cualquiera que sea su fundamento, </w:t>
        </w:r>
      </w:ins>
      <w:commentRangeStart w:id="88"/>
      <w:ins w:id="721" w:author="LSSM" w:date="2026-09-10T12:00:00Z">
        <w:r>
          <w:rPr>
            <w:rFonts w:ascii="Liberation Serif" w:cs="Liberation Serif" w:eastAsia="Liberation Serif" w:hAnsi="Liberation Serif"/>
            <w:b/>
            <w:bCs/>
            <w:i w:val="false"/>
            <w:iCs w:val="false"/>
            <w:color w:val="1A1A1A"/>
            <w:sz w:val="22"/>
            <w:szCs w:val="22"/>
          </w:rPr>
          <w:t xml:space="preserve">no excederá, por una sola vez, de la Contraprestación efectivamente pagada por EL CLIENTE a EL PRESTADOR en los 12 (doce) meses anteriores al hecho que dé origen a la reclamación</w:t>
        </w:r>
      </w:ins>
      <w:commentRangeEnd w:id="88"/>
      <w:r>
        <w:commentReference w:id="88"/>
      </w:r>
      <w:ins w:id="722" w:author="LSSM" w:date="2026-09-10T12:00:00Z">
        <w:r>
          <w:rPr>
            <w:rFonts w:ascii="Liberation Serif" w:cs="Liberation Serif" w:eastAsia="Liberation Serif" w:hAnsi="Liberation Serif"/>
            <w:b w:val="false"/>
            <w:bCs w:val="false"/>
            <w:i w:val="false"/>
            <w:iCs w:val="false"/>
            <w:color w:val="1A1A1A"/>
            <w:sz w:val="22"/>
            <w:szCs w:val="22"/>
          </w:rPr>
          <w:t xml:space="preserve">. Dicho tope es </w:t>
        </w:r>
      </w:ins>
      <w:ins w:id="723" w:author="LSSM" w:date="2026-09-10T12:00:00Z">
        <w:r>
          <w:rPr>
            <w:rFonts w:ascii="Liberation Serif" w:cs="Liberation Serif" w:eastAsia="Liberation Serif" w:hAnsi="Liberation Serif"/>
            <w:b/>
            <w:bCs/>
            <w:i w:val="false"/>
            <w:iCs w:val="false"/>
            <w:color w:val="1A1A1A"/>
            <w:sz w:val="22"/>
            <w:szCs w:val="22"/>
          </w:rPr>
          <w:t xml:space="preserve">agregado y no se multiplica</w:t>
        </w:r>
      </w:ins>
      <w:ins w:id="724" w:author="LSSM" w:date="2026-09-10T12:00:00Z">
        <w:r>
          <w:rPr>
            <w:rFonts w:ascii="Liberation Serif" w:cs="Liberation Serif" w:eastAsia="Liberation Serif" w:hAnsi="Liberation Serif"/>
            <w:b w:val="false"/>
            <w:bCs w:val="false"/>
            <w:i w:val="false"/>
            <w:iCs w:val="false"/>
            <w:color w:val="1A1A1A"/>
            <w:sz w:val="22"/>
            <w:szCs w:val="22"/>
          </w:rPr>
          <w:t xml:space="preserve"> por el número de reclamaciones, hechos, proyectos, Anexos, Addenda ni Cláusulas involucradas: agotado su monto, cesa toda responsabilidad ulterior de la Parte responsable. </w:t>
        </w:r>
      </w:ins>
      <w:commentRangeStart w:id="91"/>
      <w:ins w:id="725" w:author="LSSM" w:date="2026-09-10T12:00:00Z">
        <w:r>
          <w:rPr>
            <w:rFonts w:ascii="Liberation Serif" w:cs="Liberation Serif" w:eastAsia="Liberation Serif" w:hAnsi="Liberation Serif"/>
            <w:b/>
            <w:bCs/>
            <w:i w:val="false"/>
            <w:iCs w:val="false"/>
            <w:color w:val="1A1A1A"/>
            <w:sz w:val="22"/>
            <w:szCs w:val="22"/>
          </w:rPr>
          <w:t xml:space="preserve">El límite de responsabilidad no reduce, extingue ni condiciona las obligaciones de EL CLIENTE de pagar las contraprestaciones devengadas, el IVA correspondiente, los intereses moratorios, los cargos de stand-by y los gastos cuyo pago proceda conforme a este Contrato.</w:t>
        </w:r>
      </w:ins>
      <w:commentRangeEnd w:id="91"/>
      <w:r>
        <w:commentReference w:id="91"/>
      </w:r>
      <w:ins w:id="726" w:author="LSSM" w:date="2026-09-10T12:00:00Z">
        <w:r>
          <w:rPr>
            <w:rFonts w:ascii="Liberation Serif" w:cs="Liberation Serif" w:eastAsia="Liberation Serif" w:hAnsi="Liberation Serif"/>
            <w:b w:val="false"/>
            <w:bCs w:val="false"/>
            <w:i w:val="false"/>
            <w:iCs w:val="false"/>
            <w:color w:val="1A1A1A"/>
            <w:sz w:val="22"/>
            <w:szCs w:val="22"/>
          </w:rPr>
          <w:t xml:space="preserve"> Dichas obligaciones de pago son exigibles por su importe íntegro conforme a las Cláusulas Octava, Novena, Décima, Décima Quinta y Vigésima Segunda, según corresponda, y no quedan comprendidas en el tope de esta fracción. </w:t>
        </w:r>
      </w:ins>
      <w:ins w:id="727" w:author="LSSM" w:date="2026-09-10T12:00:00Z">
        <w:r>
          <w:rPr>
            <w:rFonts w:ascii="Liberation Serif" w:cs="Liberation Serif" w:eastAsia="Liberation Serif" w:hAnsi="Liberation Serif"/>
            <w:b/>
            <w:bCs/>
            <w:i w:val="false"/>
            <w:iCs w:val="false"/>
            <w:color w:val="1A1A1A"/>
            <w:sz w:val="22"/>
            <w:szCs w:val="22"/>
          </w:rPr>
          <w:t xml:space="preserve">II. Daños excluidos.</w:t>
        </w:r>
      </w:ins>
      <w:ins w:id="728" w:author="LSSM" w:date="2026-09-10T12:00:00Z">
        <w:r>
          <w:rPr>
            <w:rFonts w:ascii="Liberation Serif" w:cs="Liberation Serif" w:eastAsia="Liberation Serif" w:hAnsi="Liberation Serif"/>
            <w:b w:val="false"/>
            <w:bCs w:val="false"/>
            <w:i w:val="false"/>
            <w:iCs w:val="false"/>
            <w:color w:val="1A1A1A"/>
            <w:sz w:val="22"/>
            <w:szCs w:val="22"/>
          </w:rPr>
          <w:t xml:space="preserve"> Ninguna de las Partes responderá por daños indirectos, incidentales, especiales, consecuenciales, punitivos ni por lucro cesante, en congruencia con el artículo 2110 del Código Civil Federal. </w:t>
        </w:r>
      </w:ins>
      <w:commentRangeStart w:id="89"/>
      <w:ins w:id="729" w:author="LSSM" w:date="2026-09-10T12:00:00Z">
        <w:r>
          <w:rPr>
            <w:rFonts w:ascii="Liberation Serif" w:cs="Liberation Serif" w:eastAsia="Liberation Serif" w:hAnsi="Liberation Serif"/>
            <w:b/>
            <w:bCs/>
            <w:i w:val="false"/>
            <w:iCs w:val="false"/>
            <w:color w:val="1A1A1A"/>
            <w:sz w:val="22"/>
            <w:szCs w:val="22"/>
          </w:rPr>
          <w:t xml:space="preserve">III. Tope único y universal.</w:t>
        </w:r>
      </w:ins>
      <w:commentRangeEnd w:id="89"/>
      <w:r>
        <w:commentReference w:id="89"/>
      </w:r>
      <w:ins w:id="730" w:author="LSSM" w:date="2026-09-10T12:00:00Z">
        <w:r>
          <w:rPr>
            <w:rFonts w:ascii="Liberation Serif" w:cs="Liberation Serif" w:eastAsia="Liberation Serif" w:hAnsi="Liberation Serif"/>
            <w:b w:val="false"/>
            <w:bCs w:val="false"/>
            <w:i w:val="false"/>
            <w:iCs w:val="false"/>
            <w:color w:val="1A1A1A"/>
            <w:sz w:val="22"/>
            <w:szCs w:val="22"/>
          </w:rPr>
          <w:t xml:space="preserve"> El tope de la fracción I es </w:t>
        </w:r>
      </w:ins>
      <w:ins w:id="731" w:author="LSSM" w:date="2026-09-10T12:00:00Z">
        <w:r>
          <w:rPr>
            <w:rFonts w:ascii="Liberation Serif" w:cs="Liberation Serif" w:eastAsia="Liberation Serif" w:hAnsi="Liberation Serif"/>
            <w:b/>
            <w:bCs/>
            <w:i w:val="false"/>
            <w:iCs w:val="false"/>
            <w:color w:val="1A1A1A"/>
            <w:sz w:val="22"/>
            <w:szCs w:val="22"/>
          </w:rPr>
          <w:t xml:space="preserve">único y aplica a la totalidad de las obligaciones de EL PRESTADOR frente a EL CLIENTE</w:t>
        </w:r>
      </w:ins>
      <w:ins w:id="732" w:author="LSSM" w:date="2026-09-10T12:00:00Z">
        <w:r>
          <w:rPr>
            <w:rFonts w:ascii="Liberation Serif" w:cs="Liberation Serif" w:eastAsia="Liberation Serif" w:hAnsi="Liberation Serif"/>
            <w:b w:val="false"/>
            <w:bCs w:val="false"/>
            <w:i w:val="false"/>
            <w:iCs w:val="false"/>
            <w:color w:val="1A1A1A"/>
            <w:sz w:val="22"/>
            <w:szCs w:val="22"/>
          </w:rPr>
          <w:t xml:space="preserve">, cualquiera que sea la Cláusula, el Anexo o el Addendum que las establezca y cualquiera que sea su naturaleza, </w:t>
        </w:r>
      </w:ins>
      <w:ins w:id="733" w:author="LSSM" w:date="2026-09-10T12:00:00Z">
        <w:r>
          <w:rPr>
            <w:rFonts w:ascii="Liberation Serif" w:cs="Liberation Serif" w:eastAsia="Liberation Serif" w:hAnsi="Liberation Serif"/>
            <w:b/>
            <w:bCs/>
            <w:i w:val="false"/>
            <w:iCs w:val="false"/>
            <w:color w:val="1A1A1A"/>
            <w:sz w:val="22"/>
            <w:szCs w:val="22"/>
          </w:rPr>
          <w:t xml:space="preserve">incluidas de manera enunciativa y no limitativa</w:t>
        </w:r>
      </w:ins>
      <w:ins w:id="734" w:author="LSSM" w:date="2026-09-10T12:00:00Z">
        <w:r>
          <w:rPr>
            <w:rFonts w:ascii="Liberation Serif" w:cs="Liberation Serif" w:eastAsia="Liberation Serif" w:hAnsi="Liberation Serif"/>
            <w:b w:val="false"/>
            <w:bCs w:val="false"/>
            <w:i w:val="false"/>
            <w:iCs w:val="false"/>
            <w:color w:val="1A1A1A"/>
            <w:sz w:val="22"/>
            <w:szCs w:val="22"/>
          </w:rPr>
          <w:t xml:space="preserve"> las obligaciones de indemnización, defensa y mantener indemne, las devoluciones, restituciones y reembolsos de cantidades pagadas, las penas convencionales y las obligaciones de saneamiento. </w:t>
        </w:r>
      </w:ins>
      <w:ins w:id="735" w:author="LSSM" w:date="2026-09-10T12:00:00Z">
        <w:r>
          <w:rPr>
            <w:rFonts w:ascii="Liberation Serif" w:cs="Liberation Serif" w:eastAsia="Liberation Serif" w:hAnsi="Liberation Serif"/>
            <w:b/>
            <w:bCs/>
            <w:i w:val="false"/>
            <w:iCs w:val="false"/>
            <w:color w:val="1A1A1A"/>
            <w:sz w:val="22"/>
            <w:szCs w:val="22"/>
          </w:rPr>
          <w:t xml:space="preserve">No existen subtopes, excepciones, carve-outs ni montos adicionales de responsabilidad a cargo de EL PRESTADOR de ninguna clase, salvo los supuestos previstos en la fracción IV de esta Cláusula.</w:t>
        </w:r>
      </w:ins>
      <w:ins w:id="736" w:author="LSSM" w:date="2026-09-10T12:00:00Z">
        <w:r>
          <w:rPr>
            <w:rFonts w:ascii="Liberation Serif" w:cs="Liberation Serif" w:eastAsia="Liberation Serif" w:hAnsi="Liberation Serif"/>
            <w:b w:val="false"/>
            <w:bCs w:val="false"/>
            <w:i w:val="false"/>
            <w:iCs w:val="false"/>
            <w:color w:val="1A1A1A"/>
            <w:sz w:val="22"/>
            <w:szCs w:val="22"/>
          </w:rPr>
          <w:t xml:space="preserve"> Lo anterior no afecta la exclusión de las obligaciones de pago de EL CLIENTE prevista en la fracción I. </w:t>
        </w:r>
      </w:ins>
      <w:ins w:id="737" w:author="LSSM" w:date="2026-09-10T12:00:00Z">
        <w:r>
          <w:rPr>
            <w:rFonts w:ascii="Liberation Serif" w:cs="Liberation Serif" w:eastAsia="Liberation Serif" w:hAnsi="Liberation Serif"/>
            <w:b/>
            <w:bCs/>
            <w:i w:val="false"/>
            <w:iCs w:val="false"/>
            <w:color w:val="1A1A1A"/>
            <w:sz w:val="22"/>
            <w:szCs w:val="22"/>
          </w:rPr>
          <w:t xml:space="preserve">IV. Excepciones.</w:t>
        </w:r>
      </w:ins>
      <w:ins w:id="738" w:author="LSSM" w:date="2026-09-10T12:00:00Z">
        <w:r>
          <w:rPr>
            <w:rFonts w:ascii="Liberation Serif" w:cs="Liberation Serif" w:eastAsia="Liberation Serif" w:hAnsi="Liberation Serif"/>
            <w:b w:val="false"/>
            <w:bCs w:val="false"/>
            <w:i w:val="false"/>
            <w:iCs w:val="false"/>
            <w:color w:val="1A1A1A"/>
            <w:sz w:val="22"/>
            <w:szCs w:val="22"/>
          </w:rPr>
          <w:t xml:space="preserve"> Las limitaciones de esta Cláusula no aplican en casos de </w:t>
        </w:r>
      </w:ins>
      <w:ins w:id="739" w:author="LSSM" w:date="2026-09-10T12:00:00Z">
        <w:r>
          <w:rPr>
            <w:rFonts w:ascii="Liberation Serif" w:cs="Liberation Serif" w:eastAsia="Liberation Serif" w:hAnsi="Liberation Serif"/>
            <w:b/>
            <w:bCs/>
            <w:i w:val="false"/>
            <w:iCs w:val="false"/>
            <w:color w:val="1A1A1A"/>
            <w:sz w:val="22"/>
            <w:szCs w:val="22"/>
          </w:rPr>
          <w:t xml:space="preserve">dolo o mala fe</w:t>
        </w:r>
      </w:ins>
      <w:ins w:id="740" w:author="LSSM" w:date="2026-09-10T12:00:00Z">
        <w:r>
          <w:rPr>
            <w:rFonts w:ascii="Liberation Serif" w:cs="Liberation Serif" w:eastAsia="Liberation Serif" w:hAnsi="Liberation Serif"/>
            <w:b w:val="false"/>
            <w:bCs w:val="false"/>
            <w:i w:val="false"/>
            <w:iCs w:val="false"/>
            <w:color w:val="1A1A1A"/>
            <w:sz w:val="22"/>
            <w:szCs w:val="22"/>
          </w:rPr>
          <w:t xml:space="preserve"> de la Parte responsable, ni en los supuestos que conforme a la legislación aplicable no puedan limitarse válidamente, sin perjuicio de la exclusión de las obligaciones de pago de EL CLIENTE prevista en la fracción I. </w:t>
        </w:r>
      </w:ins>
      <w:commentRangeStart w:id="90"/>
      <w:ins w:id="741" w:author="LSSM" w:date="2026-09-10T12:00:00Z">
        <w:r>
          <w:rPr>
            <w:rFonts w:ascii="Liberation Serif" w:cs="Liberation Serif" w:eastAsia="Liberation Serif" w:hAnsi="Liberation Serif"/>
            <w:b/>
            <w:bCs/>
            <w:i w:val="false"/>
            <w:iCs w:val="false"/>
            <w:color w:val="1A1A1A"/>
            <w:sz w:val="22"/>
            <w:szCs w:val="22"/>
          </w:rPr>
          <w:t xml:space="preserve">El dolo o la mala fe deberán acreditarse conforme a la legislación aplicable y no se presumirán por el solo vencimiento de un plazo contractual.</w:t>
        </w:r>
      </w:ins>
      <w:commentRangeEnd w:id="90"/>
      <w:r>
        <w:commentReference w:id="90"/>
      </w:r>
      <w:ins w:id="742" w:author="LSSM" w:date="2026-09-10T12:00:00Z">
        <w:r>
          <w:rPr>
            <w:rFonts w:ascii="Liberation Serif" w:cs="Liberation Serif" w:eastAsia="Liberation Serif" w:hAnsi="Liberation Serif"/>
            <w:b w:val="false"/>
            <w:bCs w:val="false"/>
            <w:i w:val="false"/>
            <w:iCs w:val="false"/>
            <w:color w:val="1A1A1A"/>
            <w:sz w:val="22"/>
            <w:szCs w:val="22"/>
          </w:rPr>
          <w:t xml:space="preserve"> a) El simple retraso o la falta de entrega de un entregable, del código fuente o de los repositorios en el plazo pactado constituye, cuando sea imputable a EL PRESTADOR, un incumplimiento sujeto al procedimiento de subsanación y a las consecuencias de la Cláusula Décima Quinta. Por sí solo, dicho incumplimiento no hace perder el límite de responsabilidad. Los retrasos derivados de cambios solicitados por EL CLIENTE o de sus actos, omisiones, aportaciones o aprobaciones se rigen por las disposiciones aplicables del Contrato. b) La retención deliberada e injustificada del código fuente, de los repositorios o de los entregables correspondientes a una exhibición efectivamente pagada podrá constituir mala fe cuando ésta se acredite conforme a la legislación aplicable. El aviso de las razones del retraso o la presentación de un plan de remediación no excluyen por sí mismos el dolo o la mala fe que lleguen a acreditarse. </w:t>
        </w:r>
      </w:ins>
      <w:commentRangeStart w:id="87"/>
      <w:ins w:id="743" w:author="LSSM" w:date="2026-09-10T12:00:00Z">
        <w:r>
          <w:rPr>
            <w:rFonts w:ascii="Liberation Serif" w:cs="Liberation Serif" w:eastAsia="Liberation Serif" w:hAnsi="Liberation Serif"/>
            <w:b/>
            <w:bCs/>
            <w:i w:val="false"/>
            <w:iCs w:val="false"/>
            <w:color w:val="1A1A1A"/>
            <w:sz w:val="22"/>
            <w:szCs w:val="22"/>
          </w:rPr>
          <w:t xml:space="preserve">V. Infraestructura de EL CLIENTE.</w:t>
        </w:r>
      </w:ins>
      <w:commentRangeEnd w:id="87"/>
      <w:r>
        <w:commentReference w:id="87"/>
      </w:r>
      <w:ins w:id="744" w:author="LSSM" w:date="2026-09-10T12:00:00Z">
        <w:r>
          <w:rPr>
            <w:rFonts w:ascii="Liberation Serif" w:cs="Liberation Serif" w:eastAsia="Liberation Serif" w:hAnsi="Liberation Serif"/>
            <w:b w:val="false"/>
            <w:bCs w:val="false"/>
            <w:i w:val="false"/>
            <w:iCs w:val="false"/>
            <w:color w:val="1A1A1A"/>
            <w:sz w:val="22"/>
            <w:szCs w:val="22"/>
          </w:rPr>
          <w:t xml:space="preserve"> Los Servicios se ejecutan y operan sobre la infraestructura de hospedaje que proporciona y controla EL CLIENTE (Anexo Uno, Bloque F) y sobre las plataformas de terceros que EL CLIENTE contrata y paga directamente (Cláusula Décima Cuarta); EL PRESTADOR no responde por la disponibilidad, capacidad, continuidad ni seguridad de dichos entornos, que no se encuentran bajo su control.</w:t>
        </w:r>
      </w:ins>
    </w:p>
    <w:p>
      <w:pPr>
        <w:spacing w:after="140" w:line="264"/>
        <w:jc w:val="both"/>
      </w:pPr>
      <w:del w:id="745" w:author="LSSM" w:date="2026-09-10T12:00:00Z">
        <w:r>
          <w:rPr>
            <w:rFonts w:ascii="Liberation Serif" w:cs="Liberation Serif" w:eastAsia="Liberation Serif" w:hAnsi="Liberation Serif"/>
            <w:b w:val="false"/>
            <w:bCs w:val="false"/>
            <w:i w:val="false"/>
            <w:iCs w:val="false"/>
            <w:color w:val="1A1A1A"/>
            <w:sz w:val="22"/>
            <w:szCs w:val="22"/>
          </w:rPr>
          <w:delText xml:space="preserve">Tratándose de EL PRESTADOR, únicamente se considerarán fuerza mayor las fallas graves e imprevisibles en las plataformas de terceros de las que dependa la operación de "BES", el BDS o la Academia (plataforma de voz sintética, interfaz del modelo de razonamiento, WhatsApp Business API, hospedaje de la lógica conversacional, u otras análogas), limitadas a: (i) interrupciones continuas del servicio por más de 48 (cuarenta y ocho) horas por causas no imputables ni comprobables al PRESTADOR; (ii) cambios sustanciales de políticas del tercero que impidan la prestación de los Servicios en los términos pactados; o (iii) discontinuación de funcionalidades esenciales por decisión unilateral del tercero. Para que estas fallas puedan invocarse como fuerza mayor, deberán satisfacerse todos los siguientes requisitos:(a) que EL PRESTADOR notifique a EL CLIENTE dentro de las 48 (cuarenta y ocho) horas siguientes a que conozca el evento, y no solo cuando este se vuelva irreversible; (b) que EL PRESTADOR proponga, dentro de ese mismo plazo, un plan de contingencia con alternativas razonables (incluyendo, en su caso, la activación de un proveedor o modelo alterno, un canal de respaldo, o la degradación controlada del servicio priorizando funciones críticas) y un calendario estimado de restablecimiento; (c) que EL PRESTADOR acredite haber contado, desde la activación del Proyecto correspondiente, con al menos un mecanismo de contingencia mínimo conforme al apartado IV, de forma que la interrupción del tercero no derive en la interrupción total e inmediata del servicio a los usuarios finales de EL CLIENTE; y (d) que la falla no sea consecuencia de una configuración deficiente, negligente o no actualizada de EL PRESTADOR respecto de dicha plataforma, de la falta de pago oportuno a dicho tercero, ni de la elección de un proveedor manifiestamente inadecuado para los fines del Contrato.</w:delText>
        </w:r>
      </w:del>
    </w:p>
    <w:p>
      <w:pPr>
        <w:spacing w:after="140" w:line="264"/>
        <w:jc w:val="both"/>
      </w:pPr>
      <w:del w:id="746" w:author="LSSM" w:date="2026-09-10T12:00:00Z">
        <w:r>
          <w:rPr>
            <w:rFonts w:ascii="Liberation Serif" w:cs="Liberation Serif" w:eastAsia="Liberation Serif" w:hAnsi="Liberation Serif"/>
            <w:b w:val="false"/>
            <w:bCs w:val="false"/>
            <w:i w:val="false"/>
            <w:iCs w:val="false"/>
            <w:color w:val="1A1A1A"/>
            <w:sz w:val="22"/>
            <w:szCs w:val="22"/>
          </w:rPr>
          <w:delText xml:space="preserve">El incumplimiento de cualquiera de los requisitos (a) a (d) impedirá que EL PRESTADOR invoque el evento como fuerza mayor.</w:delText>
        </w:r>
      </w:del>
    </w:p>
    <w:p>
      <w:pPr>
        <w:spacing w:after="140" w:line="264"/>
        <w:jc w:val="both"/>
      </w:pPr>
      <w:del w:id="747" w:author="LSSM" w:date="2026-09-10T12:00:00Z">
        <w:r>
          <w:rPr>
            <w:rFonts w:ascii="Liberation Serif" w:cs="Liberation Serif" w:eastAsia="Liberation Serif" w:hAnsi="Liberation Serif"/>
            <w:b w:val="false"/>
            <w:bCs w:val="false"/>
            <w:i w:val="false"/>
            <w:iCs w:val="false"/>
            <w:color w:val="1A1A1A"/>
            <w:sz w:val="22"/>
            <w:szCs w:val="22"/>
          </w:rPr>
          <w:delText xml:space="preserve">EL PRESTADOR deberá mantener, como parte de sus obligaciones ordinarias y sin que ello genere contraprestación adicional, un plan de continuidad del negocio aplicable a "BES", el BDS y la Academia, que contemple cuando menos:</w:delText>
        </w:r>
      </w:del>
    </w:p>
    <w:p>
      <w:pPr>
        <w:spacing w:after="140" w:line="264"/>
        <w:jc w:val="both"/>
      </w:pPr>
      <w:del w:id="748" w:author="LSSM" w:date="2026-09-10T12:00:00Z">
        <w:r>
          <w:rPr>
            <w:rFonts w:ascii="Liberation Serif" w:cs="Liberation Serif" w:eastAsia="Liberation Serif" w:hAnsi="Liberation Serif"/>
            <w:b w:val="false"/>
            <w:bCs w:val="false"/>
            <w:i w:val="false"/>
            <w:iCs w:val="false"/>
            <w:color w:val="1A1A1A"/>
            <w:sz w:val="22"/>
            <w:szCs w:val="22"/>
          </w:rPr>
          <w:delText xml:space="preserve">(i) un mecanismo de aviso automático o manual a los usuarios finales cuando "BES" no esté disponible (por ejemplo, mensaje de degradación indicando canales alternos de contacto), a fin de que la interrupción de la plataforma de IA no se traduzca en silencio total frente al usuario final de EL CLIENTE; (ii) monitoreo activo de la disponibilidad de las plataformas de terceros críticas, con alertas que permitan a EL PRESTADOR detectar la falla dentro de un plazo razonable y no mayor a dos horas desde que ocurra; (iii) un procedimiento documentado de escalamiento con el proveedor tercero afectado; y (iv) la evaluación, cuando sea técnica y comercialmente viable, de alternativas de proveedor o modelo de respaldo para las funciones esenciales de "BES".</w:delText>
        </w:r>
      </w:del>
    </w:p>
    <w:p>
      <w:pPr>
        <w:spacing w:after="140" w:line="264"/>
        <w:jc w:val="both"/>
      </w:pPr>
      <w:del w:id="749" w:author="LSSM" w:date="2026-09-10T12:00:00Z">
        <w:r>
          <w:rPr>
            <w:rFonts w:ascii="Liberation Serif" w:cs="Liberation Serif" w:eastAsia="Liberation Serif" w:hAnsi="Liberation Serif"/>
            <w:b w:val="false"/>
            <w:bCs w:val="false"/>
            <w:i w:val="false"/>
            <w:iCs w:val="false"/>
            <w:color w:val="1A1A1A"/>
            <w:sz w:val="22"/>
            <w:szCs w:val="22"/>
          </w:rPr>
          <w:delText xml:space="preserve">La falta de implementación de este plan de continuidad no podrá subsanarse invocando fuerza mayor, y su ausencia se considerará, por sí misma, negligencia atribuible a EL PRESTADOR para efectos del apartado I.</w:delText>
        </w:r>
      </w:del>
    </w:p>
    <w:p>
      <w:pPr>
        <w:spacing w:after="140" w:line="264"/>
        <w:jc w:val="both"/>
      </w:pPr>
      <w:del w:id="750" w:author="LSSM" w:date="2026-09-10T12:00:00Z">
        <w:r>
          <w:rPr>
            <w:rFonts w:ascii="Liberation Serif" w:cs="Liberation Serif" w:eastAsia="Liberation Serif" w:hAnsi="Liberation Serif"/>
            <w:b w:val="false"/>
            <w:bCs w:val="false"/>
            <w:i w:val="false"/>
            <w:iCs w:val="false"/>
            <w:color w:val="1A1A1A"/>
            <w:sz w:val="22"/>
            <w:szCs w:val="22"/>
          </w:rPr>
          <w:delText xml:space="preserve">Mientras subsista el evento de fuerza mayor debidamente notificado y acreditado conforme a esta Cláusula, se suspenderán únicamente las obligaciones directa y estrictamente afectadas por dicho evento, subsistiendo todas las demás obligaciones del Contrato, incluyendo el deber de EL PRESTADOR de mantener informado a EL CLIENTE sobre la evolución del evento cada 24 (veinticuatro) horas mientras este persista. Si el evento de fuerza mayor se prolonga por más de cinco días naturales consecutivos, o de manera acumulada diez días en un periodo de 30 días naturales, EL CLIENTE podrá, a su elección y sin responsabilidad para éste: (a) suspender el pago de la Contraprestación correspondiente a los Servicios efectivamente no prestados durante el periodo de afectación, de manera proporcional; y/o (b) contratar de manera temporal, con cargo a EL PRESTADOR o mediante deducción de la Contraprestación, a un tercero que provea una solución de contingencia mínima para no dejar de atender a sus usuarios finales, sin que ello constituya incumplimiento del pacto de exclusividad o de las obligaciones de confidencialidad, en lo estrictamente necesario para dicha contingencia; y/o (c) rescindir el Contrato y/o el Addendum correspondiente sin responsabilidad ni penalización para EL CLIENTE, en los términos de la Cláusula Décima Quinta, si el evento se prolonga por más de quince días naturales o pone en riesgo grave y continuo la atención a los usuarios finales de EL CLIENTE.</w:delText>
        </w:r>
      </w:del>
    </w:p>
    <w:p>
      <w:pPr>
        <w:spacing w:after="140" w:line="264"/>
        <w:jc w:val="both"/>
      </w:pPr>
      <w:del w:id="751" w:author="LSSM" w:date="2026-09-10T12:00:00Z">
        <w:r>
          <w:rPr>
            <w:rFonts w:ascii="Liberation Serif" w:cs="Liberation Serif" w:eastAsia="Liberation Serif" w:hAnsi="Liberation Serif"/>
            <w:b w:val="false"/>
            <w:bCs w:val="false"/>
            <w:i w:val="false"/>
            <w:iCs w:val="false"/>
            <w:color w:val="1A1A1A"/>
            <w:sz w:val="22"/>
            <w:szCs w:val="22"/>
          </w:rPr>
          <w:delText xml:space="preserve">La fuerza mayor no exime a ninguna Parte del cumplimiento de obligaciones de pago ya devengadas y exigibles con anterioridad al inicio del evento.</w:delText>
        </w:r>
      </w:del>
    </w:p>
    <w:p>
      <w:pPr>
        <w:spacing w:after="140" w:line="264"/>
        <w:jc w:val="both"/>
      </w:pPr>
      <w:del w:id="752" w:author="LSSM" w:date="2026-09-10T12:00:00Z">
        <w:r>
          <w:rPr>
            <w:rFonts w:ascii="Liberation Serif" w:cs="Liberation Serif" w:eastAsia="Liberation Serif" w:hAnsi="Liberation Serif"/>
            <w:b w:val="false"/>
            <w:bCs w:val="false"/>
            <w:i w:val="false"/>
            <w:iCs w:val="false"/>
            <w:color w:val="1A1A1A"/>
            <w:sz w:val="22"/>
            <w:szCs w:val="22"/>
          </w:rPr>
          <w:delText xml:space="preserve">La invocación indebida, tardía o no acreditada de un caso fortuito o fuerza mayor conforme a esta Cláusula se considerará, para todos los efectos, un incumplimiento ordinario del Contrato, sin que EL PRESTADOR pueda beneficiarse de las exclusiones o topes previstos en la Cláusula de Limitación de Responsabilidad respecto de los daños causados por dicha invocación indebida.</w:delText>
        </w:r>
      </w:del>
    </w:p>
    <w:p>
      <w:pPr>
        <w:spacing w:after="140" w:line="264"/>
        <w:jc w:val="both"/>
      </w:pPr>
      <w:ins w:id="753" w:author="LSSM" w:date="2026-09-10T12:00:00Z">
        <w:r>
          <w:rPr>
            <w:rFonts w:ascii="Liberation Serif" w:cs="Liberation Serif" w:eastAsia="Liberation Serif" w:hAnsi="Liberation Serif"/>
            <w:b/>
            <w:bCs/>
            <w:i w:val="false"/>
            <w:iCs w:val="false"/>
            <w:color w:val="1A1A1A"/>
            <w:sz w:val="22"/>
            <w:szCs w:val="22"/>
          </w:rPr>
          <w:t xml:space="preserve">VIGÉSIMA PRIMERA. Caso Fortuito y Fuerza Mayor.</w:t>
        </w:r>
      </w:ins>
      <w:ins w:id="754" w:author="LSSM" w:date="2026-09-10T12:00:00Z">
        <w:r>
          <w:rPr>
            <w:rFonts w:ascii="Liberation Serif" w:cs="Liberation Serif" w:eastAsia="Liberation Serif" w:hAnsi="Liberation Serif"/>
            <w:b w:val="false"/>
            <w:bCs w:val="false"/>
            <w:i w:val="false"/>
            <w:iCs w:val="false"/>
            <w:color w:val="1A1A1A"/>
            <w:sz w:val="22"/>
            <w:szCs w:val="22"/>
          </w:rPr>
          <w:t xml:space="preserve"> </w:t>
        </w:r>
      </w:ins>
      <w:commentRangeStart w:id="92"/>
      <w:ins w:id="755" w:author="LSSM" w:date="2026-09-10T12:00:00Z">
        <w:r>
          <w:rPr>
            <w:rFonts w:ascii="Liberation Serif" w:cs="Liberation Serif" w:eastAsia="Liberation Serif" w:hAnsi="Liberation Serif"/>
            <w:b/>
            <w:bCs/>
            <w:i w:val="false"/>
            <w:iCs w:val="false"/>
            <w:color w:val="1A1A1A"/>
            <w:sz w:val="22"/>
            <w:szCs w:val="22"/>
          </w:rPr>
          <w:t xml:space="preserve">I. Regla general.</w:t>
        </w:r>
      </w:ins>
      <w:commentRangeEnd w:id="92"/>
      <w:r>
        <w:commentReference w:id="92"/>
      </w:r>
      <w:ins w:id="756" w:author="LSSM" w:date="2026-09-10T12:00:00Z">
        <w:r>
          <w:rPr>
            <w:rFonts w:ascii="Liberation Serif" w:cs="Liberation Serif" w:eastAsia="Liberation Serif" w:hAnsi="Liberation Serif"/>
            <w:b w:val="false"/>
            <w:bCs w:val="false"/>
            <w:i w:val="false"/>
            <w:iCs w:val="false"/>
            <w:color w:val="1A1A1A"/>
            <w:sz w:val="22"/>
            <w:szCs w:val="22"/>
          </w:rPr>
          <w:t xml:space="preserve"> Ninguna Parte será responsable por el incumplimiento o retraso de sus obligaciones, salvo las de pago ya devengadas, cuando derive de un caso fortuito o de fuerza mayor: un evento imprevisible o, siendo previsible, inevitable, ajeno a la voluntad y al control razonable de la Parte afectada y no atribuible a su culpa o negligencia. No se considera fuerza mayor el evento que la Parte afectada hubiera podido evitar o mitigar razonablemente con las medidas preventivas exigibles conforme a los estándares de la industria y a este Contrato. </w:t>
        </w:r>
      </w:ins>
      <w:ins w:id="757" w:author="LSSM" w:date="2026-09-10T12:00:00Z">
        <w:r>
          <w:rPr>
            <w:rFonts w:ascii="Liberation Serif" w:cs="Liberation Serif" w:eastAsia="Liberation Serif" w:hAnsi="Liberation Serif"/>
            <w:b/>
            <w:bCs/>
            <w:i w:val="false"/>
            <w:iCs w:val="false"/>
            <w:color w:val="1A1A1A"/>
            <w:sz w:val="22"/>
            <w:szCs w:val="22"/>
          </w:rPr>
          <w:t xml:space="preserve">II. Aviso.</w:t>
        </w:r>
      </w:ins>
      <w:ins w:id="758" w:author="LSSM" w:date="2026-09-10T12:00:00Z">
        <w:r>
          <w:rPr>
            <w:rFonts w:ascii="Liberation Serif" w:cs="Liberation Serif" w:eastAsia="Liberation Serif" w:hAnsi="Liberation Serif"/>
            <w:b w:val="false"/>
            <w:bCs w:val="false"/>
            <w:i w:val="false"/>
            <w:iCs w:val="false"/>
            <w:color w:val="1A1A1A"/>
            <w:sz w:val="22"/>
            <w:szCs w:val="22"/>
          </w:rPr>
          <w:t xml:space="preserve"> La Parte afectada notificará a la otra por escrito dentro de los 5 (cinco) días hábiles siguientes a que conozca el evento, describiendo su naturaleza, su impacto y la duración prevista, y la mantendrá informada de su evolución. El aviso tardío no hace perder la excepción, pero solo excusa el periodo posterior al aviso. </w:t>
        </w:r>
      </w:ins>
      <w:commentRangeStart w:id="93"/>
      <w:ins w:id="759" w:author="LSSM" w:date="2026-09-10T12:00:00Z">
        <w:r>
          <w:rPr>
            <w:rFonts w:ascii="Liberation Serif" w:cs="Liberation Serif" w:eastAsia="Liberation Serif" w:hAnsi="Liberation Serif"/>
            <w:b/>
            <w:bCs/>
            <w:i w:val="false"/>
            <w:iCs w:val="false"/>
            <w:color w:val="1A1A1A"/>
            <w:sz w:val="22"/>
            <w:szCs w:val="22"/>
          </w:rPr>
          <w:t xml:space="preserve">III. Plataformas de terceros.</w:t>
        </w:r>
      </w:ins>
      <w:commentRangeEnd w:id="93"/>
      <w:r>
        <w:commentReference w:id="93"/>
      </w:r>
      <w:ins w:id="760" w:author="LSSM" w:date="2026-09-10T12:00:00Z">
        <w:r>
          <w:rPr>
            <w:rFonts w:ascii="Liberation Serif" w:cs="Liberation Serif" w:eastAsia="Liberation Serif" w:hAnsi="Liberation Serif"/>
            <w:b w:val="false"/>
            <w:bCs w:val="false"/>
            <w:i w:val="false"/>
            <w:iCs w:val="false"/>
            <w:color w:val="1A1A1A"/>
            <w:sz w:val="22"/>
            <w:szCs w:val="22"/>
          </w:rPr>
          <w:t xml:space="preserve"> Tratándose de las plataformas de terceros de las que depende la operación de “BES”, el BDS o la Academia (Cláusula Décima Cuarta), se consideran fuerza mayor para EL PRESTADOR las interrupciones continuas de más de 12 (doce) horas, los cambios sustanciales de políticas y la discontinuación de funcionalidades esenciales por decisión del tercero, siempre que no deriven de una configuración deficiente, de la falta de pago o de la elección manifiestamente inadecuada del proveedor por EL PRESTADOR, y que EL PRESTADOR notifique el evento dentro de las 48 (cuarenta y ocho) horas siguientes a que lo conozca y proponga en ese mismo plazo un plan de contingencia con alternativas razonables. Las Partes reconocen que dichos terceros no garantizan a EL PRESTADOR la disponibilidad ni la continuidad de sus servicios. </w:t>
        </w:r>
      </w:ins>
      <w:commentRangeStart w:id="94"/>
      <w:ins w:id="761" w:author="LSSM" w:date="2026-09-10T12:00:00Z">
        <w:r>
          <w:rPr>
            <w:rFonts w:ascii="Liberation Serif" w:cs="Liberation Serif" w:eastAsia="Liberation Serif" w:hAnsi="Liberation Serif"/>
            <w:b/>
            <w:bCs/>
            <w:i w:val="false"/>
            <w:iCs w:val="false"/>
            <w:color w:val="1A1A1A"/>
            <w:sz w:val="22"/>
            <w:szCs w:val="22"/>
          </w:rPr>
          <w:t xml:space="preserve">IV. Plan de continuidad.</w:t>
        </w:r>
      </w:ins>
      <w:commentRangeEnd w:id="94"/>
      <w:r>
        <w:commentReference w:id="94"/>
      </w:r>
      <w:ins w:id="762" w:author="LSSM" w:date="2026-09-10T12:00:00Z">
        <w:r>
          <w:rPr>
            <w:rFonts w:ascii="Liberation Serif" w:cs="Liberation Serif" w:eastAsia="Liberation Serif" w:hAnsi="Liberation Serif"/>
            <w:b w:val="false"/>
            <w:bCs w:val="false"/>
            <w:i w:val="false"/>
            <w:iCs w:val="false"/>
            <w:color w:val="1A1A1A"/>
            <w:sz w:val="22"/>
            <w:szCs w:val="22"/>
          </w:rPr>
          <w:t xml:space="preserve"> Como parte de sus obligaciones ordinarias y sin contraprestación adicional, EL PRESTADOR mantendrá para “BES”, el BDS y la Academia: </w:t>
        </w:r>
      </w:ins>
      <w:ins w:id="763" w:author="LSSM" w:date="2026-09-10T12:00:00Z">
        <w:r>
          <w:rPr>
            <w:rFonts w:ascii="Liberation Serif" w:cs="Liberation Serif" w:eastAsia="Liberation Serif" w:hAnsi="Liberation Serif"/>
            <w:b/>
            <w:bCs/>
            <w:i w:val="false"/>
            <w:iCs w:val="false"/>
            <w:color w:val="1A1A1A"/>
            <w:sz w:val="22"/>
            <w:szCs w:val="22"/>
          </w:rPr>
          <w:t xml:space="preserve">(i)</w:t>
        </w:r>
      </w:ins>
      <w:ins w:id="764" w:author="LSSM" w:date="2026-09-10T12:00:00Z">
        <w:r>
          <w:rPr>
            <w:rFonts w:ascii="Liberation Serif" w:cs="Liberation Serif" w:eastAsia="Liberation Serif" w:hAnsi="Liberation Serif"/>
            <w:b w:val="false"/>
            <w:bCs w:val="false"/>
            <w:i w:val="false"/>
            <w:iCs w:val="false"/>
            <w:color w:val="1A1A1A"/>
            <w:sz w:val="22"/>
            <w:szCs w:val="22"/>
          </w:rPr>
          <w:t xml:space="preserve"> un aviso automático de degradación a los usuarios finales cuando “BES” no esté disponible, con los canales alternos de contacto; </w:t>
        </w:r>
      </w:ins>
      <w:ins w:id="765" w:author="LSSM" w:date="2026-09-10T12:00:00Z">
        <w:r>
          <w:rPr>
            <w:rFonts w:ascii="Liberation Serif" w:cs="Liberation Serif" w:eastAsia="Liberation Serif" w:hAnsi="Liberation Serif"/>
            <w:b/>
            <w:bCs/>
            <w:i w:val="false"/>
            <w:iCs w:val="false"/>
            <w:color w:val="1A1A1A"/>
            <w:sz w:val="22"/>
            <w:szCs w:val="22"/>
          </w:rPr>
          <w:t xml:space="preserve">(ii)</w:t>
        </w:r>
      </w:ins>
      <w:ins w:id="766" w:author="LSSM" w:date="2026-09-10T12:00:00Z">
        <w:r>
          <w:rPr>
            <w:rFonts w:ascii="Liberation Serif" w:cs="Liberation Serif" w:eastAsia="Liberation Serif" w:hAnsi="Liberation Serif"/>
            <w:b w:val="false"/>
            <w:bCs w:val="false"/>
            <w:i w:val="false"/>
            <w:iCs w:val="false"/>
            <w:color w:val="1A1A1A"/>
            <w:sz w:val="22"/>
            <w:szCs w:val="22"/>
          </w:rPr>
          <w:t xml:space="preserve"> monitoreo automático de la disponibilidad de las plataformas críticas con alertas, con un objetivo de detección no mayor a 2 (dos) horas; y </w:t>
        </w:r>
      </w:ins>
      <w:ins w:id="767" w:author="LSSM" w:date="2026-09-10T12:00:00Z">
        <w:r>
          <w:rPr>
            <w:rFonts w:ascii="Liberation Serif" w:cs="Liberation Serif" w:eastAsia="Liberation Serif" w:hAnsi="Liberation Serif"/>
            <w:b/>
            <w:bCs/>
            <w:i w:val="false"/>
            <w:iCs w:val="false"/>
            <w:color w:val="1A1A1A"/>
            <w:sz w:val="22"/>
            <w:szCs w:val="22"/>
          </w:rPr>
          <w:t xml:space="preserve">(iii)</w:t>
        </w:r>
      </w:ins>
      <w:ins w:id="768" w:author="LSSM" w:date="2026-09-10T12:00:00Z">
        <w:r>
          <w:rPr>
            <w:rFonts w:ascii="Liberation Serif" w:cs="Liberation Serif" w:eastAsia="Liberation Serif" w:hAnsi="Liberation Serif"/>
            <w:b w:val="false"/>
            <w:bCs w:val="false"/>
            <w:i w:val="false"/>
            <w:iCs w:val="false"/>
            <w:color w:val="1A1A1A"/>
            <w:sz w:val="22"/>
            <w:szCs w:val="22"/>
          </w:rPr>
          <w:t xml:space="preserve"> un procedimiento documentado de escalamiento con cada proveedor; y </w:t>
        </w:r>
      </w:ins>
      <w:ins w:id="769" w:author="LSSM" w:date="2026-09-10T12:00:00Z">
        <w:r>
          <w:rPr>
            <w:rFonts w:ascii="Liberation Serif" w:cs="Liberation Serif" w:eastAsia="Liberation Serif" w:hAnsi="Liberation Serif"/>
            <w:b/>
            <w:bCs/>
            <w:i w:val="false"/>
            <w:iCs w:val="false"/>
            <w:color w:val="1A1A1A"/>
            <w:sz w:val="22"/>
            <w:szCs w:val="22"/>
          </w:rPr>
          <w:t xml:space="preserve">(iv)</w:t>
        </w:r>
      </w:ins>
      <w:ins w:id="770" w:author="LSSM" w:date="2026-09-10T12:00:00Z">
        <w:r>
          <w:rPr>
            <w:rFonts w:ascii="Liberation Serif" w:cs="Liberation Serif" w:eastAsia="Liberation Serif" w:hAnsi="Liberation Serif"/>
            <w:b w:val="false"/>
            <w:bCs w:val="false"/>
            <w:i w:val="false"/>
            <w:iCs w:val="false"/>
            <w:color w:val="1A1A1A"/>
            <w:sz w:val="22"/>
            <w:szCs w:val="22"/>
          </w:rPr>
          <w:t xml:space="preserve"> la arquitectura de “BES” configurada para operar indistintamente con cualquiera de los </w:t>
        </w:r>
      </w:ins>
      <w:ins w:id="771" w:author="LSSM" w:date="2026-09-10T12:00:00Z">
        <w:r>
          <w:rPr>
            <w:rFonts w:ascii="Liberation Serif" w:cs="Liberation Serif" w:eastAsia="Liberation Serif" w:hAnsi="Liberation Serif"/>
            <w:b/>
            <w:bCs/>
            <w:i w:val="false"/>
            <w:iCs w:val="false"/>
            <w:color w:val="1A1A1A"/>
            <w:sz w:val="22"/>
            <w:szCs w:val="22"/>
          </w:rPr>
          <w:t xml:space="preserve">Modelos de Lenguaje Autorizados</w:t>
        </w:r>
      </w:ins>
      <w:ins w:id="772"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773" w:author="LSSM" w:date="2026-09-10T12:00:00Z">
        <w:r>
          <w:rPr>
            <w:rFonts w:ascii="Liberation Serif" w:cs="Liberation Serif" w:eastAsia="Liberation Serif" w:hAnsi="Liberation Serif"/>
            <w:b/>
            <w:bCs/>
            <w:i w:val="false"/>
            <w:iCs w:val="false"/>
            <w:color w:val="1A1A1A"/>
            <w:sz w:val="22"/>
            <w:szCs w:val="22"/>
          </w:rPr>
          <w:t xml:space="preserve">Migración entre modelos de lenguaje.</w:t>
        </w:r>
      </w:ins>
      <w:ins w:id="774" w:author="LSSM" w:date="2026-09-10T12:00:00Z">
        <w:r>
          <w:rPr>
            <w:rFonts w:ascii="Liberation Serif" w:cs="Liberation Serif" w:eastAsia="Liberation Serif" w:hAnsi="Liberation Serif"/>
            <w:b w:val="false"/>
            <w:bCs w:val="false"/>
            <w:i w:val="false"/>
            <w:iCs w:val="false"/>
            <w:color w:val="1A1A1A"/>
            <w:sz w:val="22"/>
            <w:szCs w:val="22"/>
          </w:rPr>
          <w:t xml:space="preserve"> Ante la indisponibilidad prolongada, la discontinuación o el cambio sustancial de políticas de uno de los Modelos de Lenguaje Autorizados, EL PRESTADOR ejecutará la migración a otro de ellos </w:t>
        </w:r>
      </w:ins>
      <w:ins w:id="775" w:author="LSSM" w:date="2026-09-10T12:00:00Z">
        <w:r>
          <w:rPr>
            <w:rFonts w:ascii="Liberation Serif" w:cs="Liberation Serif" w:eastAsia="Liberation Serif" w:hAnsi="Liberation Serif"/>
            <w:b/>
            <w:bCs/>
            <w:i w:val="false"/>
            <w:iCs w:val="false"/>
            <w:color w:val="1A1A1A"/>
            <w:sz w:val="22"/>
            <w:szCs w:val="22"/>
          </w:rPr>
          <w:t xml:space="preserve">dentro de las 48 (cuarenta y ocho) horas siguientes</w:t>
        </w:r>
      </w:ins>
      <w:commentRangeStart w:id="96"/>
      <w:ins w:id="776" w:author="LSSM" w:date="2026-09-10T12:00:00Z">
        <w:r>
          <w:rPr>
            <w:rFonts w:ascii="Liberation Serif" w:cs="Liberation Serif" w:eastAsia="Liberation Serif" w:hAnsi="Liberation Serif"/>
            <w:b w:val="false"/>
            <w:bCs w:val="false"/>
            <w:i w:val="false"/>
            <w:iCs w:val="false"/>
            <w:color w:val="1A1A1A"/>
            <w:sz w:val="22"/>
            <w:szCs w:val="22"/>
          </w:rPr>
          <w:t xml:space="preserve"> a que confirme el evento, sin costo adicional por los trabajos comprendidos en la arquitectura y las integraciones pactadas. El plazo se computará siempre que EL CLIENTE haya proporcionado las cuentas, credenciales, accesos y habilitaciones necesarios y que el modelo de destino esté disponible; la falta de esos elementos suspenderá únicamente el cómputo durante el impedimento correspondiente, que EL PRESTADOR documentará y comunicará a EL CLIENTE. La diferencia de tarifas del nuevo proveedor será cubierta por EL CLIENTE conforme a la Cláusula Décima Cuarta. Los trabajos que impliquen nuevas funcionalidades o integraciones ajenas al alcance se sujetarán al control de cambios de la Cláusula Décima, sin liberar a EL PRESTADOR de sus obligaciones de aviso, monitoreo, escalamiento y continuidad que puedan cumplirse durante el evento. </w:t>
        </w:r>
      </w:ins>
      <w:commentRangeEnd w:id="96"/>
      <w:r>
        <w:commentReference w:id="96"/>
      </w:r>
      <w:ins w:id="777" w:author="LSSM" w:date="2026-09-10T12:00:00Z">
        <w:r>
          <w:rPr>
            <w:rFonts w:ascii="Liberation Serif" w:cs="Liberation Serif" w:eastAsia="Liberation Serif" w:hAnsi="Liberation Serif"/>
            <w:b/>
            <w:bCs/>
            <w:i w:val="false"/>
            <w:iCs w:val="false"/>
            <w:color w:val="1A1A1A"/>
            <w:sz w:val="22"/>
            <w:szCs w:val="22"/>
          </w:rPr>
          <w:t xml:space="preserve">Plataformas sin sustituto.</w:t>
        </w:r>
      </w:ins>
      <w:ins w:id="778" w:author="LSSM" w:date="2026-09-10T12:00:00Z">
        <w:r>
          <w:rPr>
            <w:rFonts w:ascii="Liberation Serif" w:cs="Liberation Serif" w:eastAsia="Liberation Serif" w:hAnsi="Liberation Serif"/>
            <w:b w:val="false"/>
            <w:bCs w:val="false"/>
            <w:i w:val="false"/>
            <w:iCs w:val="false"/>
            <w:color w:val="1A1A1A"/>
            <w:sz w:val="22"/>
            <w:szCs w:val="22"/>
          </w:rPr>
          <w:t xml:space="preserve"> Las Partes reconocen que la </w:t>
        </w:r>
      </w:ins>
      <w:ins w:id="779" w:author="LSSM" w:date="2026-09-10T12:00:00Z">
        <w:r>
          <w:rPr>
            <w:rFonts w:ascii="Liberation Serif" w:cs="Liberation Serif" w:eastAsia="Liberation Serif" w:hAnsi="Liberation Serif"/>
            <w:b/>
            <w:bCs/>
            <w:i w:val="false"/>
            <w:iCs w:val="false"/>
            <w:color w:val="1A1A1A"/>
            <w:sz w:val="22"/>
            <w:szCs w:val="22"/>
          </w:rPr>
          <w:t xml:space="preserve">WhatsApp Business API</w:t>
        </w:r>
      </w:ins>
      <w:ins w:id="780" w:author="LSSM" w:date="2026-09-10T12:00:00Z">
        <w:r>
          <w:rPr>
            <w:rFonts w:ascii="Liberation Serif" w:cs="Liberation Serif" w:eastAsia="Liberation Serif" w:hAnsi="Liberation Serif"/>
            <w:b w:val="false"/>
            <w:bCs w:val="false"/>
            <w:i w:val="false"/>
            <w:iCs w:val="false"/>
            <w:color w:val="1A1A1A"/>
            <w:sz w:val="22"/>
            <w:szCs w:val="22"/>
          </w:rPr>
          <w:t xml:space="preserve"> de Meta </w:t>
        </w:r>
      </w:ins>
      <w:ins w:id="781" w:author="LSSM" w:date="2026-09-10T12:00:00Z">
        <w:r>
          <w:rPr>
            <w:rFonts w:ascii="Liberation Serif" w:cs="Liberation Serif" w:eastAsia="Liberation Serif" w:hAnsi="Liberation Serif"/>
            <w:b/>
            <w:bCs/>
            <w:i w:val="false"/>
            <w:iCs w:val="false"/>
            <w:color w:val="1A1A1A"/>
            <w:sz w:val="22"/>
            <w:szCs w:val="22"/>
          </w:rPr>
          <w:t xml:space="preserve">no tiene sustituto funcional</w:t>
        </w:r>
      </w:ins>
      <w:ins w:id="782" w:author="LSSM" w:date="2026-09-10T12:00:00Z">
        <w:r>
          <w:rPr>
            <w:rFonts w:ascii="Liberation Serif" w:cs="Liberation Serif" w:eastAsia="Liberation Serif" w:hAnsi="Liberation Serif"/>
            <w:b w:val="false"/>
            <w:bCs w:val="false"/>
            <w:i w:val="false"/>
            <w:iCs w:val="false"/>
            <w:color w:val="1A1A1A"/>
            <w:sz w:val="22"/>
            <w:szCs w:val="22"/>
          </w:rPr>
          <w:t xml:space="preserve">: ante su indisponibilidad, la contingencia se limita al aviso de degradación a los usuarios, a la derivación a los canales alternos de contacto y a la reanudación del servicio al restablecerse la plataforma, sin que ello genere pena, crédito ni responsabilidad alguna para EL PRESTADOR. EL PRESTADOR evaluará, cuando sea técnica y comercialmente viable, alternativas para las demás funciones esenciales, sin que ello sea condición para invocar esta Cláusula. </w:t>
        </w:r>
      </w:ins>
      <w:commentRangeStart w:id="95"/>
      <w:ins w:id="783" w:author="LSSM" w:date="2026-09-10T12:00:00Z">
        <w:r>
          <w:rPr>
            <w:rFonts w:ascii="Liberation Serif" w:cs="Liberation Serif" w:eastAsia="Liberation Serif" w:hAnsi="Liberation Serif"/>
            <w:b/>
            <w:bCs/>
            <w:i w:val="false"/>
            <w:iCs w:val="false"/>
            <w:color w:val="1A1A1A"/>
            <w:sz w:val="22"/>
            <w:szCs w:val="22"/>
          </w:rPr>
          <w:t xml:space="preserve">V. Efectos.</w:t>
        </w:r>
      </w:ins>
      <w:commentRangeEnd w:id="95"/>
      <w:r>
        <w:commentReference w:id="95"/>
      </w:r>
      <w:ins w:id="784" w:author="LSSM" w:date="2026-09-10T12:00:00Z">
        <w:r>
          <w:rPr>
            <w:rFonts w:ascii="Liberation Serif" w:cs="Liberation Serif" w:eastAsia="Liberation Serif" w:hAnsi="Liberation Serif"/>
            <w:b w:val="false"/>
            <w:bCs w:val="false"/>
            <w:i w:val="false"/>
            <w:iCs w:val="false"/>
            <w:color w:val="1A1A1A"/>
            <w:sz w:val="22"/>
            <w:szCs w:val="22"/>
          </w:rPr>
          <w:t xml:space="preserve"> Durante el evento se suspenden únicamente las obligaciones directamente afectadas; las demás subsisten. EL CLIENTE podrá suspender proporcionalmente el pago de la iguala únicamente por los Servicios efectivamente no prestados durante la afectación, conforme al desglose aplicable de la Cláusula Octava, Sección VI, y al periodo de afectación documentado. La suspensión no alcanza los Servicios que continúen prestándose, incluidos los de soporte, monitoreo o contingencia que correspondan, ni las contraprestaciones devengadas antes del evento. Si el evento se prolonga por más de 30 (treinta) días naturales consecutivos, cualquiera de las Partes podrá dar por terminado el Contrato o el Addendum afectado, sin responsabilidad, liquidando los Servicios prestados hasta esa fecha conforme a la Cláusula Vigésima Segunda.</w:t>
        </w:r>
      </w:ins>
    </w:p>
    <w:p>
      <w:pPr>
        <w:spacing w:after="140" w:line="264"/>
        <w:jc w:val="both"/>
      </w:pPr>
      <w:r>
        <w:rPr>
          <w:rFonts w:ascii="Liberation Serif" w:cs="Liberation Serif" w:eastAsia="Liberation Serif" w:hAnsi="Liberation Serif"/>
          <w:b/>
          <w:bCs/>
          <w:i w:val="false"/>
          <w:iCs w:val="false"/>
          <w:color w:val="1A1A1A"/>
          <w:sz w:val="22"/>
          <w:szCs w:val="22"/>
        </w:rPr>
        <w:t xml:space="preserve">VIGÉSIMA SEGUNDA. Vigencia y terminación.</w:t>
      </w:r>
      <w:r>
        <w:rPr>
          <w:rFonts w:ascii="Liberation Serif" w:cs="Liberation Serif" w:eastAsia="Liberation Serif" w:hAnsi="Liberation Serif"/>
          <w:b w:val="false"/>
          <w:bCs w:val="false"/>
          <w:i w:val="false"/>
          <w:iCs w:val="false"/>
          <w:color w:val="1A1A1A"/>
          <w:sz w:val="22"/>
          <w:szCs w:val="22"/>
        </w:rPr>
        <w:t xml:space="preserve"> La vigencia inicia a la firma y</w:t>
      </w:r>
      <w:del w:id="785" w:author="LSSM" w:date="2026-09-10T12:00:00Z">
        <w:r>
          <w:rPr>
            <w:rFonts w:ascii="Liberation Serif" w:cs="Liberation Serif" w:eastAsia="Liberation Serif" w:hAnsi="Liberation Serif"/>
            <w:b w:val="false"/>
            <w:bCs w:val="false"/>
            <w:i w:val="false"/>
            <w:iCs w:val="false"/>
            <w:color w:val="1A1A1A"/>
            <w:sz w:val="22"/>
            <w:szCs w:val="22"/>
          </w:rPr>
          <w:delText xml:space="preserve"> concluye una vez entregados los Servicios a satisfacción de EL CLIENTE</w:delText>
        </w:r>
      </w:del>
      <w:ins w:id="786" w:author="LSSM" w:date="2026-09-10T12:00:00Z">
        <w:r>
          <w:rPr>
            <w:rFonts w:ascii="Liberation Serif" w:cs="Liberation Serif" w:eastAsia="Liberation Serif" w:hAnsi="Liberation Serif"/>
            <w:b w:val="false"/>
            <w:bCs w:val="false"/>
            <w:i w:val="false"/>
            <w:iCs w:val="false"/>
            <w:color w:val="1A1A1A"/>
            <w:sz w:val="22"/>
            <w:szCs w:val="22"/>
          </w:rPr>
          <w:t xml:space="preserve">, respecto de la ejecución de cada proyecto, concluye con la aprobación expresa o la aceptación tácita de sus entregables conforme a la Cláusula Décima, sin perjuicio de las obligaciones de pago, estabilización, garantía y demás obligaciones que deban subsistir conforme al Contrato</w:t>
        </w:r>
      </w:ins>
      <w:r>
        <w:rPr>
          <w:rFonts w:ascii="Liberation Serif" w:cs="Liberation Serif" w:eastAsia="Liberation Serif" w:hAnsi="Liberation Serif"/>
          <w:b w:val="false"/>
          <w:bCs w:val="false"/>
          <w:i w:val="false"/>
          <w:iCs w:val="false"/>
          <w:color w:val="1A1A1A"/>
          <w:sz w:val="22"/>
          <w:szCs w:val="22"/>
        </w:rPr>
        <w:t xml:space="preserve">; la iguala se rige por su plazo mínimo de 6 (seis) meses</w:t>
      </w:r>
      <w:ins w:id="787" w:author="LSSM" w:date="2026-09-10T12:00:00Z">
        <w:r>
          <w:rPr>
            <w:rFonts w:ascii="Liberation Serif" w:cs="Liberation Serif" w:eastAsia="Liberation Serif" w:hAnsi="Liberation Serif"/>
            <w:b w:val="false"/>
            <w:bCs w:val="false"/>
            <w:i w:val="false"/>
            <w:iCs w:val="false"/>
            <w:color w:val="1A1A1A"/>
            <w:sz w:val="22"/>
            <w:szCs w:val="22"/>
          </w:rPr>
          <w:t xml:space="preserve">, por su terminación con </w:t>
        </w:r>
      </w:ins>
      <w:commentRangeStart w:id="97"/>
      <w:ins w:id="788" w:author="LSSM" w:date="2026-09-10T12:00:00Z">
        <w:r>
          <w:rPr>
            <w:rFonts w:ascii="Liberation Serif" w:cs="Liberation Serif" w:eastAsia="Liberation Serif" w:hAnsi="Liberation Serif"/>
            <w:b/>
            <w:bCs/>
            <w:i w:val="false"/>
            <w:iCs w:val="false"/>
            <w:color w:val="1A1A1A"/>
            <w:sz w:val="22"/>
            <w:szCs w:val="22"/>
          </w:rPr>
          <w:t xml:space="preserve">aviso por escrito de 30 (treinta) días naturales, sin penalidad ni responsabilidad alguna</w:t>
        </w:r>
      </w:ins>
      <w:commentRangeEnd w:id="97"/>
      <w:r>
        <w:commentReference w:id="97"/>
      </w:r>
      <w:ins w:id="789" w:author="LSSM" w:date="2026-09-10T12:00:00Z">
        <w:r>
          <w:rPr>
            <w:rFonts w:ascii="Liberation Serif" w:cs="Liberation Serif" w:eastAsia="Liberation Serif" w:hAnsi="Liberation Serif"/>
            <w:b w:val="false"/>
            <w:bCs w:val="false"/>
            <w:i w:val="false"/>
            <w:iCs w:val="false"/>
            <w:color w:val="1A1A1A"/>
            <w:sz w:val="22"/>
            <w:szCs w:val="22"/>
          </w:rPr>
          <w:t xml:space="preserve">,</w:t>
        </w:r>
      </w:ins>
      <w:r>
        <w:rPr>
          <w:rFonts w:ascii="Liberation Serif" w:cs="Liberation Serif" w:eastAsia="Liberation Serif" w:hAnsi="Liberation Serif"/>
          <w:b w:val="false"/>
          <w:bCs w:val="false"/>
          <w:i w:val="false"/>
          <w:iCs w:val="false"/>
          <w:color w:val="1A1A1A"/>
          <w:sz w:val="22"/>
          <w:szCs w:val="22"/>
        </w:rPr>
        <w:t xml:space="preserve"> y por su régimen de renovación automática por periodos de 12 (doce) meses </w:t>
      </w:r>
      <w:del w:id="790" w:author="LSSM" w:date="2026-09-10T12:00:00Z">
        <w:r>
          <w:rPr>
            <w:rFonts w:ascii="Liberation Serif" w:cs="Liberation Serif" w:eastAsia="Liberation Serif" w:hAnsi="Liberation Serif"/>
            <w:b w:val="false"/>
            <w:bCs w:val="false"/>
            <w:i w:val="false"/>
            <w:iCs w:val="false"/>
            <w:color w:val="1A1A1A"/>
            <w:sz w:val="22"/>
            <w:szCs w:val="22"/>
          </w:rPr>
          <w:delText xml:space="preserve">y de terminación con aviso por escrito de 30 (treinta) días naturales </w:delText>
        </w:r>
      </w:del>
      <w:r>
        <w:rPr>
          <w:rFonts w:ascii="Liberation Serif" w:cs="Liberation Serif" w:eastAsia="Liberation Serif" w:hAnsi="Liberation Serif"/>
          <w:b w:val="false"/>
          <w:bCs w:val="false"/>
          <w:i w:val="false"/>
          <w:iCs w:val="false"/>
          <w:color w:val="1A1A1A"/>
          <w:sz w:val="22"/>
          <w:szCs w:val="22"/>
        </w:rPr>
        <w:t xml:space="preserve">previsto en la Cláusula Sexta</w:t>
      </w:r>
      <w:del w:id="791" w:author="LSSM" w:date="2026-09-10T12:00:00Z">
        <w:r>
          <w:rPr>
            <w:rFonts w:ascii="Liberation Serif" w:cs="Liberation Serif" w:eastAsia="Liberation Serif" w:hAnsi="Liberation Serif"/>
            <w:b w:val="false"/>
            <w:bCs w:val="false"/>
            <w:i w:val="false"/>
            <w:iCs w:val="false"/>
            <w:color w:val="1A1A1A"/>
            <w:sz w:val="22"/>
            <w:szCs w:val="22"/>
          </w:rPr>
          <w:delText xml:space="preserve">: si EL CLIENTE no la cancela por escrito al concluir el plazo mínimo, con la anticipación ahí prevista, se renueva automáticamente por 12 (doce) meses y, después, por periodos sucesivos de 12 (doce) meses, pudiendo cualquiera de las Partes terminarla unilateralmente, sin penalidad ni responsabilidad alguna dentro de cada periodo con dicho aviso de 30 (treinta) días naturales</w:delText>
        </w:r>
      </w:del>
      <w:r>
        <w:rPr>
          <w:rFonts w:ascii="Liberation Serif" w:cs="Liberation Serif" w:eastAsia="Liberation Serif" w:hAnsi="Liberation Serif"/>
          <w:b w:val="false"/>
          <w:bCs w:val="false"/>
          <w:i w:val="false"/>
          <w:iCs w:val="false"/>
          <w:color w:val="1A1A1A"/>
          <w:sz w:val="22"/>
          <w:szCs w:val="22"/>
        </w:rPr>
        <w:t xml:space="preserve">. EL CLIENTE podrá terminar sin causa </w:t>
      </w:r>
      <w:del w:id="792" w:author="LSSM" w:date="2026-09-10T12:00:00Z">
        <w:r>
          <w:rPr>
            <w:rFonts w:ascii="Liberation Serif" w:cs="Liberation Serif" w:eastAsia="Liberation Serif" w:hAnsi="Liberation Serif"/>
            <w:b w:val="false"/>
            <w:bCs w:val="false"/>
            <w:i w:val="false"/>
            <w:iCs w:val="false"/>
            <w:color w:val="1A1A1A"/>
            <w:sz w:val="22"/>
            <w:szCs w:val="22"/>
          </w:rPr>
          <w:delText xml:space="preserve">con 10 (diez</w:delText>
        </w:r>
      </w:del>
      <w:ins w:id="793" w:author="LSSM" w:date="2026-09-10T12:00:00Z">
        <w:r>
          <w:rPr>
            <w:rFonts w:ascii="Liberation Serif" w:cs="Liberation Serif" w:eastAsia="Liberation Serif" w:hAnsi="Liberation Serif"/>
            <w:b w:val="false"/>
            <w:bCs w:val="false"/>
            <w:i w:val="false"/>
            <w:iCs w:val="false"/>
            <w:color w:val="1A1A1A"/>
            <w:sz w:val="22"/>
            <w:szCs w:val="22"/>
          </w:rPr>
          <w:t xml:space="preserve">el Contrato o cualquiera de sus proyectos con </w:t>
        </w:r>
      </w:ins>
      <w:ins w:id="794" w:author="LSSM" w:date="2026-09-10T12:00:00Z">
        <w:r>
          <w:rPr>
            <w:rFonts w:ascii="Liberation Serif" w:cs="Liberation Serif" w:eastAsia="Liberation Serif" w:hAnsi="Liberation Serif"/>
            <w:b/>
            <w:bCs/>
            <w:i w:val="false"/>
            <w:iCs w:val="false"/>
            <w:color w:val="1A1A1A"/>
            <w:sz w:val="22"/>
            <w:szCs w:val="22"/>
          </w:rPr>
          <w:t xml:space="preserve">30 (treinta</w:t>
        </w:r>
      </w:ins>
      <w:r>
        <w:rPr>
          <w:rFonts w:ascii="Liberation Serif" w:cs="Liberation Serif" w:eastAsia="Liberation Serif" w:hAnsi="Liberation Serif"/>
          <w:b/>
          <w:bCs/>
          <w:i w:val="false"/>
          <w:iCs w:val="false"/>
          <w:color w:val="1A1A1A"/>
          <w:sz w:val="22"/>
          <w:szCs w:val="22"/>
        </w:rPr>
        <w:t xml:space="preserve">) días naturales</w:t>
      </w:r>
      <w:r>
        <w:rPr>
          <w:rFonts w:ascii="Liberation Serif" w:cs="Liberation Serif" w:eastAsia="Liberation Serif" w:hAnsi="Liberation Serif"/>
          <w:b w:val="false"/>
          <w:bCs w:val="false"/>
          <w:i w:val="false"/>
          <w:iCs w:val="false"/>
          <w:color w:val="1A1A1A"/>
          <w:sz w:val="22"/>
          <w:szCs w:val="22"/>
        </w:rPr>
        <w:t xml:space="preserve"> de aviso; </w:t>
      </w:r>
      <w:r>
        <w:rPr>
          <w:rFonts w:ascii="Liberation Serif" w:cs="Liberation Serif" w:eastAsia="Liberation Serif" w:hAnsi="Liberation Serif"/>
          <w:b/>
          <w:bCs/>
          <w:i w:val="false"/>
          <w:iCs w:val="false"/>
          <w:color w:val="1A1A1A"/>
          <w:sz w:val="22"/>
          <w:szCs w:val="22"/>
        </w:rPr>
        <w:t xml:space="preserve">este derecho de terminación sin causa no aplica a la iguala, cuya terminación se rige exclusivamente por el régimen de la Cláusula Sexta</w:t>
      </w:r>
      <w:r>
        <w:rPr>
          <w:rFonts w:ascii="Liberation Serif" w:cs="Liberation Serif" w:eastAsia="Liberation Serif" w:hAnsi="Liberation Serif"/>
          <w:b w:val="false"/>
          <w:bCs w:val="false"/>
          <w:i w:val="false"/>
          <w:iCs w:val="false"/>
          <w:color w:val="1A1A1A"/>
          <w:sz w:val="22"/>
          <w:szCs w:val="22"/>
        </w:rPr>
        <w:t xml:space="preserve">. </w:t>
      </w:r>
      <w:commentRangeStart w:id="98"/>
      <w:ins w:id="795" w:author="LSSM" w:date="2026-09-10T12:00:00Z">
        <w:r>
          <w:rPr>
            <w:rFonts w:ascii="Liberation Serif" w:cs="Liberation Serif" w:eastAsia="Liberation Serif" w:hAnsi="Liberation Serif"/>
            <w:b w:val="false"/>
            <w:bCs w:val="false"/>
            <w:i w:val="false"/>
            <w:iCs w:val="false"/>
            <w:color w:val="1A1A1A"/>
            <w:sz w:val="22"/>
            <w:szCs w:val="22"/>
          </w:rPr>
          <w:t xml:space="preserve">En caso de terminación sin causa, EL CLIENTE pagará los Servicios efectivamente prestados hasta la fecha efectiva de terminación, valuados conforme a los hitos y valores por etapa del Anexo Dos, Sección I.4, para el Proyecto A, o conforme a los entregables identificados en su Addendum y su valuación de la Cláusula Octava, Sección VI, para los Proyectos B y C, incluidas las piezas cuya entrega esté programada dentro de los 15 (quince) días naturales siguientes a la notificación, más los compromisos no cancelables con terceros asumidos para el proyecto y debidamente documentados; </w:t>
        </w:r>
      </w:ins>
      <w:commentRangeEnd w:id="98"/>
      <w:r>
        <w:commentReference w:id="98"/>
      </w:r>
      <w:r>
        <w:rPr>
          <w:rFonts w:ascii="Liberation Serif" w:cs="Liberation Serif" w:eastAsia="Liberation Serif" w:hAnsi="Liberation Serif"/>
          <w:b w:val="false"/>
          <w:bCs w:val="false"/>
          <w:i w:val="false"/>
          <w:iCs w:val="false"/>
          <w:color w:val="1A1A1A"/>
          <w:sz w:val="22"/>
          <w:szCs w:val="22"/>
        </w:rPr>
        <w:t xml:space="preserve">EL PRESTADOR reembolsará la parte proporcional no devengada y entregará los avances y el código </w:t>
      </w:r>
      <w:r>
        <w:rPr>
          <w:rFonts w:ascii="Liberation Serif" w:cs="Liberation Serif" w:eastAsia="Liberation Serif" w:hAnsi="Liberation Serif"/>
          <w:b/>
          <w:bCs/>
          <w:i w:val="false"/>
          <w:iCs w:val="false"/>
          <w:color w:val="1A1A1A"/>
          <w:sz w:val="22"/>
          <w:szCs w:val="22"/>
        </w:rPr>
        <w:t xml:space="preserve">una vez cubierto por EL CLIENTE </w:t>
      </w:r>
      <w:del w:id="796" w:author="LSSM" w:date="2026-09-10T12:00:00Z">
        <w:r>
          <w:rPr>
            <w:rFonts w:ascii="Liberation Serif" w:cs="Liberation Serif" w:eastAsia="Liberation Serif" w:hAnsi="Liberation Serif"/>
            <w:b w:val="false"/>
            <w:bCs w:val="false"/>
            <w:i w:val="false"/>
            <w:iCs w:val="false"/>
            <w:color w:val="1A1A1A"/>
            <w:sz w:val="22"/>
            <w:szCs w:val="22"/>
          </w:rPr>
          <w:delText xml:space="preserve">el pago de los Servicios efectivamente prestados y de las piezas programadas conforme a este párrafo</w:delText>
        </w:r>
      </w:del>
      <w:ins w:id="797" w:author="LSSM" w:date="2026-09-10T12:00:00Z">
        <w:r>
          <w:rPr>
            <w:rFonts w:ascii="Liberation Serif" w:cs="Liberation Serif" w:eastAsia="Liberation Serif" w:hAnsi="Liberation Serif"/>
            <w:b/>
            <w:bCs/>
            <w:i w:val="false"/>
            <w:iCs w:val="false"/>
            <w:color w:val="1A1A1A"/>
            <w:sz w:val="22"/>
            <w:szCs w:val="22"/>
          </w:rPr>
          <w:t xml:space="preserve">ese pago</w:t>
        </w:r>
      </w:ins>
      <w:r>
        <w:rPr>
          <w:rFonts w:ascii="Liberation Serif" w:cs="Liberation Serif" w:eastAsia="Liberation Serif" w:hAnsi="Liberation Serif"/>
          <w:b w:val="false"/>
          <w:bCs w:val="false"/>
          <w:i w:val="false"/>
          <w:iCs w:val="false"/>
          <w:color w:val="1A1A1A"/>
          <w:sz w:val="22"/>
          <w:szCs w:val="22"/>
        </w:rPr>
        <w:t xml:space="preserve">, en congruencia con la Cláusula Novena, Sección III.</w:t>
      </w:r>
      <w:ins w:id="798" w:author="LSSM" w:date="2026-09-10T12:00:00Z">
        <w:r>
          <w:rPr>
            <w:rFonts w:ascii="Liberation Serif" w:cs="Liberation Serif" w:eastAsia="Liberation Serif" w:hAnsi="Liberation Serif"/>
            <w:b w:val="false"/>
            <w:bCs w:val="false"/>
            <w:i w:val="false"/>
            <w:iCs w:val="false"/>
            <w:color w:val="1A1A1A"/>
            <w:sz w:val="22"/>
            <w:szCs w:val="22"/>
          </w:rPr>
          <w:t xml:space="preserve"> Esta regla aplica igualmente a los Proyectos B y C que se hubieren activado.</w:t>
        </w:r>
      </w:ins>
    </w:p>
    <w:p>
      <w:pPr>
        <w:spacing w:after="140" w:line="264"/>
        <w:jc w:val="both"/>
      </w:pPr>
      <w:r>
        <w:rPr>
          <w:rFonts w:ascii="Liberation Serif" w:cs="Liberation Serif" w:eastAsia="Liberation Serif" w:hAnsi="Liberation Serif"/>
          <w:b/>
          <w:bCs/>
          <w:i w:val="false"/>
          <w:iCs w:val="false"/>
          <w:color w:val="1A1A1A"/>
          <w:sz w:val="22"/>
          <w:szCs w:val="22"/>
        </w:rPr>
        <w:t xml:space="preserve">Supervivencia.</w:t>
      </w:r>
      <w:r>
        <w:rPr>
          <w:rFonts w:ascii="Liberation Serif" w:cs="Liberation Serif" w:eastAsia="Liberation Serif" w:hAnsi="Liberation Serif"/>
          <w:b w:val="false"/>
          <w:bCs w:val="false"/>
          <w:i w:val="false"/>
          <w:iCs w:val="false"/>
          <w:color w:val="1A1A1A"/>
          <w:sz w:val="22"/>
          <w:szCs w:val="22"/>
        </w:rPr>
        <w:t xml:space="preserve"> La terminación del Contrato, por cualquier causa, no extingue las obligaciones que por su naturaleza deban subsistir, entre ellas: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w:t>
      </w:r>
      <w:del w:id="799" w:author="LSSM" w:date="2026-09-10T12:00:00Z">
        <w:r>
          <w:rPr>
            <w:rFonts w:ascii="Liberation Serif" w:cs="Liberation Serif" w:eastAsia="Liberation Serif" w:hAnsi="Liberation Serif"/>
            <w:b w:val="false"/>
            <w:bCs w:val="false"/>
            <w:i w:val="false"/>
            <w:iCs w:val="false"/>
            <w:color w:val="1A1A1A"/>
            <w:sz w:val="22"/>
            <w:szCs w:val="22"/>
          </w:rPr>
          <w:delText xml:space="preserve">que continúa rigiéndose por</w:delText>
        </w:r>
      </w:del>
      <w:ins w:id="800" w:author="LSSM" w:date="2026-09-10T12:00:00Z">
        <w:r>
          <w:rPr>
            <w:rFonts w:ascii="Liberation Serif" w:cs="Liberation Serif" w:eastAsia="Liberation Serif" w:hAnsi="Liberation Serif"/>
            <w:b w:val="false"/>
            <w:bCs w:val="false"/>
            <w:i w:val="false"/>
            <w:iCs w:val="false"/>
            <w:color w:val="1A1A1A"/>
            <w:sz w:val="22"/>
            <w:szCs w:val="22"/>
          </w:rPr>
          <w:t xml:space="preserve">cuando no haya sido rescindida o terminada conforme a</w:t>
        </w:r>
      </w:ins>
      <w:r>
        <w:rPr>
          <w:rFonts w:ascii="Liberation Serif" w:cs="Liberation Serif" w:eastAsia="Liberation Serif" w:hAnsi="Liberation Serif"/>
          <w:b w:val="false"/>
          <w:bCs w:val="false"/>
          <w:i w:val="false"/>
          <w:iCs w:val="false"/>
          <w:color w:val="1A1A1A"/>
          <w:sz w:val="22"/>
          <w:szCs w:val="22"/>
        </w:rPr>
        <w:t xml:space="preserve"> su propio régimen</w:t>
      </w:r>
      <w:del w:id="801" w:author="LSSM" w:date="2026-09-10T12:00:00Z">
        <w:r>
          <w:rPr>
            <w:rFonts w:ascii="Liberation Serif" w:cs="Liberation Serif" w:eastAsia="Liberation Serif" w:hAnsi="Liberation Serif"/>
            <w:b w:val="false"/>
            <w:bCs w:val="false"/>
            <w:i w:val="false"/>
            <w:iCs w:val="false"/>
            <w:color w:val="1A1A1A"/>
            <w:sz w:val="22"/>
            <w:szCs w:val="22"/>
          </w:rPr>
          <w:delText xml:space="preserve"> de</w:delText>
        </w:r>
      </w:del>
      <w:ins w:id="802" w:author="LSSM" w:date="2026-09-10T12:00:00Z">
        <w:r>
          <w:rPr>
            <w:rFonts w:ascii="Liberation Serif" w:cs="Liberation Serif" w:eastAsia="Liberation Serif" w:hAnsi="Liberation Serif"/>
            <w:b w:val="false"/>
            <w:bCs w:val="false"/>
            <w:i w:val="false"/>
            <w:iCs w:val="false"/>
            <w:color w:val="1A1A1A"/>
            <w:sz w:val="22"/>
            <w:szCs w:val="22"/>
          </w:rPr>
          <w:t xml:space="preserve">, que continuará rigiéndose por el</w:t>
        </w:r>
      </w:ins>
      <w:r>
        <w:rPr>
          <w:rFonts w:ascii="Liberation Serif" w:cs="Liberation Serif" w:eastAsia="Liberation Serif" w:hAnsi="Liberation Serif"/>
          <w:b w:val="false"/>
          <w:bCs w:val="false"/>
          <w:i w:val="false"/>
          <w:iCs w:val="false"/>
          <w:color w:val="1A1A1A"/>
          <w:sz w:val="22"/>
          <w:szCs w:val="22"/>
        </w:rPr>
        <w:t xml:space="preserve"> plazo mínimo, </w:t>
      </w:r>
      <w:ins w:id="803" w:author="LSSM" w:date="2026-09-10T12:00:00Z">
        <w:r>
          <w:rPr>
            <w:rFonts w:ascii="Liberation Serif" w:cs="Liberation Serif" w:eastAsia="Liberation Serif" w:hAnsi="Liberation Serif"/>
            <w:b w:val="false"/>
            <w:bCs w:val="false"/>
            <w:i w:val="false"/>
            <w:iCs w:val="false"/>
            <w:color w:val="1A1A1A"/>
            <w:sz w:val="22"/>
            <w:szCs w:val="22"/>
          </w:rPr>
          <w:t xml:space="preserve">la </w:t>
        </w:r>
      </w:ins>
      <w:r>
        <w:rPr>
          <w:rFonts w:ascii="Liberation Serif" w:cs="Liberation Serif" w:eastAsia="Liberation Serif" w:hAnsi="Liberation Serif"/>
          <w:b w:val="false"/>
          <w:bCs w:val="false"/>
          <w:i w:val="false"/>
          <w:iCs w:val="false"/>
          <w:color w:val="1A1A1A"/>
          <w:sz w:val="22"/>
          <w:szCs w:val="22"/>
        </w:rPr>
        <w:t xml:space="preserve">renovación automática y</w:t>
      </w:r>
      <w:ins w:id="804" w:author="LSSM" w:date="2026-09-10T12:00:00Z">
        <w:r>
          <w:rPr>
            <w:rFonts w:ascii="Liberation Serif" w:cs="Liberation Serif" w:eastAsia="Liberation Serif" w:hAnsi="Liberation Serif"/>
            <w:b w:val="false"/>
            <w:bCs w:val="false"/>
            <w:i w:val="false"/>
            <w:iCs w:val="false"/>
            <w:color w:val="1A1A1A"/>
            <w:sz w:val="22"/>
            <w:szCs w:val="22"/>
          </w:rPr>
          <w:t xml:space="preserve"> la</w:t>
        </w:r>
      </w:ins>
      <w:r>
        <w:rPr>
          <w:rFonts w:ascii="Liberation Serif" w:cs="Liberation Serif" w:eastAsia="Liberation Serif" w:hAnsi="Liberation Serif"/>
          <w:b w:val="false"/>
          <w:bCs w:val="false"/>
          <w:i w:val="false"/>
          <w:iCs w:val="false"/>
          <w:color w:val="1A1A1A"/>
          <w:sz w:val="22"/>
          <w:szCs w:val="22"/>
        </w:rPr>
        <w:t xml:space="preserve"> cancelación de la Cláusula Sexta</w:t>
      </w:r>
      <w:del w:id="805" w:author="LSSM" w:date="2026-09-10T12:00:00Z">
        <w:r>
          <w:rPr>
            <w:rFonts w:ascii="Liberation Serif" w:cs="Liberation Serif" w:eastAsia="Liberation Serif" w:hAnsi="Liberation Serif"/>
            <w:b w:val="false"/>
            <w:bCs w:val="false"/>
            <w:i w:val="false"/>
            <w:iCs w:val="false"/>
            <w:color w:val="1A1A1A"/>
            <w:sz w:val="22"/>
            <w:szCs w:val="22"/>
          </w:rPr>
          <w:delText xml:space="preserve"> y del primer párrafo de esta Cláusula</w:delText>
        </w:r>
      </w:del>
      <w:ins w:id="806" w:author="LSSM" w:date="2026-09-10T12:00:00Z">
        <w:r>
          <w:rPr>
            <w:rFonts w:ascii="Liberation Serif" w:cs="Liberation Serif" w:eastAsia="Liberation Serif" w:hAnsi="Liberation Serif"/>
            <w:b w:val="false"/>
            <w:bCs w:val="false"/>
            <w:i w:val="false"/>
            <w:iCs w:val="false"/>
            <w:color w:val="1A1A1A"/>
            <w:sz w:val="22"/>
            <w:szCs w:val="22"/>
          </w:rPr>
          <w:t xml:space="preserve">; la supervivencia de este inciso no reactiva una iguala que ya haya terminado ni obliga a prestar servicios recurrentes después de su terminación efectiva</w:t>
        </w:r>
      </w:ins>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las obligaciones de confidencialidad, que subsisten por los </w:t>
      </w:r>
      <w:r>
        <w:rPr>
          <w:rFonts w:ascii="Liberation Serif" w:cs="Liberation Serif" w:eastAsia="Liberation Serif" w:hAnsi="Liberation Serif"/>
          <w:b/>
          <w:bCs/>
          <w:i w:val="false"/>
          <w:iCs w:val="false"/>
          <w:color w:val="1A1A1A"/>
          <w:sz w:val="22"/>
          <w:szCs w:val="22"/>
        </w:rPr>
        <w:t xml:space="preserve">10 (diez) años</w:t>
      </w:r>
      <w:r>
        <w:rPr>
          <w:rFonts w:ascii="Liberation Serif" w:cs="Liberation Serif" w:eastAsia="Liberation Serif" w:hAnsi="Liberation Serif"/>
          <w:b w:val="false"/>
          <w:bCs w:val="false"/>
          <w:i w:val="false"/>
          <w:iCs w:val="false"/>
          <w:color w:val="1A1A1A"/>
          <w:sz w:val="22"/>
          <w:szCs w:val="22"/>
        </w:rPr>
        <w:t xml:space="preserve"> pactados en la Cláusula Décima Séptima;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responsabilidad de EL PRESTADOR durante el </w:t>
      </w:r>
      <w:r>
        <w:rPr>
          <w:rFonts w:ascii="Liberation Serif" w:cs="Liberation Serif" w:eastAsia="Liberation Serif" w:hAnsi="Liberation Serif"/>
          <w:b/>
          <w:bCs/>
          <w:i w:val="false"/>
          <w:iCs w:val="false"/>
          <w:color w:val="1A1A1A"/>
          <w:sz w:val="22"/>
          <w:szCs w:val="22"/>
        </w:rPr>
        <w:t xml:space="preserve">Periodo de Estabilización</w:t>
      </w:r>
      <w:r>
        <w:rPr>
          <w:rFonts w:ascii="Liberation Serif" w:cs="Liberation Serif" w:eastAsia="Liberation Serif" w:hAnsi="Liberation Serif"/>
          <w:b w:val="false"/>
          <w:bCs w:val="false"/>
          <w:i w:val="false"/>
          <w:iCs w:val="false"/>
          <w:color w:val="1A1A1A"/>
          <w:sz w:val="22"/>
          <w:szCs w:val="22"/>
        </w:rPr>
        <w:t xml:space="preserve"> (Cláusula Séptima y Anexo Cinco); y </w:t>
      </w:r>
      <w:r>
        <w:rPr>
          <w:rFonts w:ascii="Liberation Serif" w:cs="Liberation Serif" w:eastAsia="Liberation Serif" w:hAnsi="Liberation Serif"/>
          <w:b/>
          <w:bCs/>
          <w:i w:val="false"/>
          <w:iCs w:val="false"/>
          <w:color w:val="1A1A1A"/>
          <w:sz w:val="22"/>
          <w:szCs w:val="22"/>
        </w:rPr>
        <w:t xml:space="preserve">(iv)</w:t>
      </w:r>
      <w:r>
        <w:rPr>
          <w:rFonts w:ascii="Liberation Serif" w:cs="Liberation Serif" w:eastAsia="Liberation Serif" w:hAnsi="Liberation Serif"/>
          <w:b w:val="false"/>
          <w:bCs w:val="false"/>
          <w:i w:val="false"/>
          <w:iCs w:val="false"/>
          <w:color w:val="1A1A1A"/>
          <w:sz w:val="22"/>
          <w:szCs w:val="22"/>
        </w:rPr>
        <w:t xml:space="preserve"> las obligaciones de protección de datos personales y de entrega o supresión de la información al término de la relación (Cláusulas Décima Séptima y Décima Octava).</w:t>
      </w:r>
    </w:p>
    <w:p>
      <w:pPr>
        <w:spacing w:after="140" w:line="264"/>
        <w:jc w:val="both"/>
      </w:pPr>
      <w:r>
        <w:rPr>
          <w:rFonts w:ascii="Liberation Serif" w:cs="Liberation Serif" w:eastAsia="Liberation Serif" w:hAnsi="Liberation Serif"/>
          <w:b/>
          <w:bCs/>
          <w:i w:val="false"/>
          <w:iCs w:val="false"/>
          <w:color w:val="1A1A1A"/>
          <w:sz w:val="22"/>
          <w:szCs w:val="22"/>
        </w:rPr>
        <w:t xml:space="preserve">VIGÉSIMA TERCERA. Disposiciones Generales.</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a) </w:t>
      </w:r>
      <w:r>
        <w:rPr>
          <w:rFonts w:ascii="Liberation Serif" w:cs="Liberation Serif" w:eastAsia="Liberation Serif" w:hAnsi="Liberation Serif"/>
          <w:b/>
          <w:bCs/>
          <w:i w:val="false"/>
          <w:iCs w:val="false"/>
          <w:color w:val="1A1A1A"/>
          <w:sz w:val="22"/>
          <w:szCs w:val="22"/>
        </w:rPr>
        <w:t xml:space="preserve">Obligaciones fiscales.</w:t>
      </w:r>
      <w:r>
        <w:rPr>
          <w:rFonts w:ascii="Liberation Serif" w:cs="Liberation Serif" w:eastAsia="Liberation Serif" w:hAnsi="Liberation Serif"/>
          <w:b w:val="false"/>
          <w:bCs w:val="false"/>
          <w:i w:val="false"/>
          <w:iCs w:val="false"/>
          <w:color w:val="1A1A1A"/>
          <w:sz w:val="22"/>
          <w:szCs w:val="22"/>
        </w:rPr>
        <w:t xml:space="preserve"> Cada Parte absorberá y cumplirá las contribuciones y obligaciones fiscales que le correspondan.</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b) </w:t>
      </w:r>
      <w:r>
        <w:rPr>
          <w:rFonts w:ascii="Liberation Serif" w:cs="Liberation Serif" w:eastAsia="Liberation Serif" w:hAnsi="Liberation Serif"/>
          <w:b/>
          <w:bCs/>
          <w:i w:val="false"/>
          <w:iCs w:val="false"/>
          <w:color w:val="1A1A1A"/>
          <w:sz w:val="22"/>
          <w:szCs w:val="22"/>
        </w:rPr>
        <w:t xml:space="preserve">Cesión.</w:t>
      </w:r>
      <w:commentRangeStart w:id="99"/>
      <w:r>
        <w:rPr>
          <w:rFonts w:ascii="Liberation Serif" w:cs="Liberation Serif" w:eastAsia="Liberation Serif" w:hAnsi="Liberation Serif"/>
          <w:b w:val="false"/>
          <w:bCs w:val="false"/>
          <w:i w:val="false"/>
          <w:iCs w:val="false"/>
          <w:color w:val="1A1A1A"/>
          <w:sz w:val="22"/>
          <w:szCs w:val="22"/>
        </w:rPr>
        <w:t xml:space="preserve"> Ninguna Parte podrá ceder sus derechos u obligaciones sin autorización previa y por escrito de la otra, salvo cesión de </w:t>
      </w:r>
      <w:del w:id="807" w:author="LSSM" w:date="2026-09-10T12:00:00Z">
        <w:r>
          <w:rPr>
            <w:rFonts w:ascii="Liberation Serif" w:cs="Liberation Serif" w:eastAsia="Liberation Serif" w:hAnsi="Liberation Serif"/>
            <w:b w:val="false"/>
            <w:bCs w:val="false"/>
            <w:i w:val="false"/>
            <w:iCs w:val="false"/>
            <w:color w:val="1A1A1A"/>
            <w:sz w:val="22"/>
            <w:szCs w:val="22"/>
          </w:rPr>
          <w:delText xml:space="preserve">EL CLIENTE</w:delText>
        </w:r>
      </w:del>
      <w:ins w:id="808" w:author="LSSM" w:date="2026-09-10T12:00:00Z">
        <w:r>
          <w:rPr>
            <w:rFonts w:ascii="Liberation Serif" w:cs="Liberation Serif" w:eastAsia="Liberation Serif" w:hAnsi="Liberation Serif"/>
            <w:b w:val="false"/>
            <w:bCs w:val="false"/>
            <w:i w:val="false"/>
            <w:iCs w:val="false"/>
            <w:color w:val="1A1A1A"/>
            <w:sz w:val="22"/>
            <w:szCs w:val="22"/>
          </w:rPr>
          <w:t xml:space="preserve">cualquiera de las Partes</w:t>
        </w:r>
      </w:ins>
      <w:r>
        <w:rPr>
          <w:rFonts w:ascii="Liberation Serif" w:cs="Liberation Serif" w:eastAsia="Liberation Serif" w:hAnsi="Liberation Serif"/>
          <w:b w:val="false"/>
          <w:bCs w:val="false"/>
          <w:i w:val="false"/>
          <w:iCs w:val="false"/>
          <w:color w:val="1A1A1A"/>
          <w:sz w:val="22"/>
          <w:szCs w:val="22"/>
        </w:rPr>
        <w:t xml:space="preserve"> a sus subsidiarias</w:t>
      </w:r>
      <w:commentRangeEnd w:id="99"/>
      <w:r>
        <w:commentReference w:id="99"/>
      </w:r>
      <w:del w:id="809" w:author="LSSM" w:date="2026-09-10T12:00:00Z">
        <w:r>
          <w:rPr>
            <w:rFonts w:ascii="Liberation Serif" w:cs="Liberation Serif" w:eastAsia="Liberation Serif" w:hAnsi="Liberation Serif"/>
            <w:b w:val="false"/>
            <w:bCs w:val="false"/>
            <w:i w:val="false"/>
            <w:iCs w:val="false"/>
            <w:color w:val="1A1A1A"/>
            <w:sz w:val="22"/>
            <w:szCs w:val="22"/>
          </w:rPr>
          <w:delText xml:space="preserve"> o filiales</w:delText>
        </w:r>
      </w:del>
      <w:ins w:id="810" w:author="LSSM" w:date="2026-09-10T12:00:00Z">
        <w:r>
          <w:rPr>
            <w:rFonts w:ascii="Liberation Serif" w:cs="Liberation Serif" w:eastAsia="Liberation Serif" w:hAnsi="Liberation Serif"/>
            <w:b w:val="false"/>
            <w:bCs w:val="false"/>
            <w:i w:val="false"/>
            <w:iCs w:val="false"/>
            <w:color w:val="1A1A1A"/>
            <w:sz w:val="22"/>
            <w:szCs w:val="22"/>
          </w:rPr>
          <w:t xml:space="preserve">, filiales o sociedades bajo control común, con aviso previo por escrito y sin que la cedente quede liberada</w:t>
        </w:r>
      </w:ins>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c) </w:t>
      </w:r>
      <w:r>
        <w:rPr>
          <w:rFonts w:ascii="Liberation Serif" w:cs="Liberation Serif" w:eastAsia="Liberation Serif" w:hAnsi="Liberation Serif"/>
          <w:b/>
          <w:bCs/>
          <w:i w:val="false"/>
          <w:iCs w:val="false"/>
          <w:color w:val="1A1A1A"/>
          <w:sz w:val="22"/>
          <w:szCs w:val="22"/>
        </w:rPr>
        <w:t xml:space="preserve">No asociación.</w:t>
      </w:r>
      <w:r>
        <w:rPr>
          <w:rFonts w:ascii="Liberation Serif" w:cs="Liberation Serif" w:eastAsia="Liberation Serif" w:hAnsi="Liberation Serif"/>
          <w:b w:val="false"/>
          <w:bCs w:val="false"/>
          <w:i w:val="false"/>
          <w:iCs w:val="false"/>
          <w:color w:val="1A1A1A"/>
          <w:sz w:val="22"/>
          <w:szCs w:val="22"/>
        </w:rPr>
        <w:t xml:space="preserve"> El Contrato no constituye mandato, asociación ni sociedad; EL PRESTADOR no podrá representarse ante terceros como empleado o representante de EL CLIENTE.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d) </w:t>
      </w:r>
      <w:r>
        <w:rPr>
          <w:rFonts w:ascii="Liberation Serif" w:cs="Liberation Serif" w:eastAsia="Liberation Serif" w:hAnsi="Liberation Serif"/>
          <w:b/>
          <w:bCs/>
          <w:i w:val="false"/>
          <w:iCs w:val="false"/>
          <w:color w:val="1A1A1A"/>
          <w:sz w:val="22"/>
          <w:szCs w:val="22"/>
        </w:rPr>
        <w:t xml:space="preserve">Modificaciones.</w:t>
      </w:r>
      <w:r>
        <w:rPr>
          <w:rFonts w:ascii="Liberation Serif" w:cs="Liberation Serif" w:eastAsia="Liberation Serif" w:hAnsi="Liberation Serif"/>
          <w:b w:val="false"/>
          <w:bCs w:val="false"/>
          <w:i w:val="false"/>
          <w:iCs w:val="false"/>
          <w:color w:val="1A1A1A"/>
          <w:sz w:val="22"/>
          <w:szCs w:val="22"/>
        </w:rPr>
        <w:t xml:space="preserve"> Toda modificación al Contrato, a sus Anexos o a los Addenda deberá constar por escrito mediante convenio modificatorio firmado por ambas Partes.</w:t>
      </w:r>
      <w:commentRangeStart w:id="100"/>
      <w:ins w:id="811" w:author="LSSM" w:date="2026-09-10T12:00:00Z">
        <w:r>
          <w:rPr>
            <w:rFonts w:ascii="Liberation Serif" w:cs="Liberation Serif" w:eastAsia="Liberation Serif" w:hAnsi="Liberation Serif"/>
            <w:b w:val="false"/>
            <w:bCs w:val="false"/>
            <w:i w:val="false"/>
            <w:iCs w:val="false"/>
            <w:color w:val="1A1A1A"/>
            <w:sz w:val="22"/>
            <w:szCs w:val="22"/>
          </w:rPr>
          <w:t xml:space="preserve"> Las autorizaciones de horas adicionales, las órdenes de trabajo y los ajustes operativos que el propio Contrato permita aprobar por escrito se tramitarán por esa vía, sin que por sí solos modifiquen las demás condiciones del Contrato. Un Addendum o convenio posterior sólo modificará una disposición del cuerpo del Contrato cuando identifique expresamente la disposición sustituida y la modificación y sea suscrito por ambas Partes.</w:t>
        </w:r>
      </w:ins>
      <w:commentRangeEnd w:id="100"/>
      <w:r>
        <w:commentReference w:id="100"/>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e) </w:t>
      </w:r>
      <w:r>
        <w:rPr>
          <w:rFonts w:ascii="Liberation Serif" w:cs="Liberation Serif" w:eastAsia="Liberation Serif" w:hAnsi="Liberation Serif"/>
          <w:b/>
          <w:bCs/>
          <w:i w:val="false"/>
          <w:iCs w:val="false"/>
          <w:color w:val="1A1A1A"/>
          <w:sz w:val="22"/>
          <w:szCs w:val="22"/>
        </w:rPr>
        <w:t xml:space="preserve">Acuerdo total y prevalencia del Contrato.</w:t>
      </w:r>
      <w:r>
        <w:rPr>
          <w:rFonts w:ascii="Liberation Serif" w:cs="Liberation Serif" w:eastAsia="Liberation Serif" w:hAnsi="Liberation Serif"/>
          <w:b w:val="false"/>
          <w:bCs w:val="false"/>
          <w:i w:val="false"/>
          <w:iCs w:val="false"/>
          <w:color w:val="1A1A1A"/>
          <w:sz w:val="22"/>
          <w:szCs w:val="22"/>
        </w:rPr>
        <w:t xml:space="preserve"> Este Contrato y sus Anexos contienen el acuerdo completo entre las Partes, dejando sin efecto cualquier acuerdo anterior. En caso de contradicción entre el cuerpo del Contrato y los Anexos o los Addenda, prevalecerá </w:t>
      </w:r>
      <w:del w:id="812" w:author="LSSM" w:date="2026-09-10T12:00:00Z">
        <w:r>
          <w:rPr>
            <w:rFonts w:ascii="Liberation Serif" w:cs="Liberation Serif" w:eastAsia="Liberation Serif" w:hAnsi="Liberation Serif"/>
            <w:b w:val="false"/>
            <w:bCs w:val="false"/>
            <w:i w:val="false"/>
            <w:iCs w:val="false"/>
            <w:color w:val="1A1A1A"/>
            <w:sz w:val="22"/>
            <w:szCs w:val="22"/>
          </w:rPr>
          <w:delText xml:space="preserve">lo establecido en </w:delText>
        </w:r>
      </w:del>
      <w:r>
        <w:rPr>
          <w:rFonts w:ascii="Liberation Serif" w:cs="Liberation Serif" w:eastAsia="Liberation Serif" w:hAnsi="Liberation Serif"/>
          <w:b w:val="false"/>
          <w:bCs w:val="false"/>
          <w:i w:val="false"/>
          <w:iCs w:val="false"/>
          <w:color w:val="1A1A1A"/>
          <w:sz w:val="22"/>
          <w:szCs w:val="22"/>
        </w:rPr>
        <w:t xml:space="preserve">el cuerpo del Contrato</w:t>
      </w:r>
      <w:ins w:id="813" w:author="LSSM" w:date="2026-09-10T12:00:00Z">
        <w:r>
          <w:rPr>
            <w:rFonts w:ascii="Liberation Serif" w:cs="Liberation Serif" w:eastAsia="Liberation Serif" w:hAnsi="Liberation Serif"/>
            <w:b w:val="false"/>
            <w:bCs w:val="false"/>
            <w:i w:val="false"/>
            <w:iCs w:val="false"/>
            <w:color w:val="1A1A1A"/>
            <w:sz w:val="22"/>
            <w:szCs w:val="22"/>
          </w:rPr>
          <w:t xml:space="preserve">, salvo la modificación expresa posterior suscrita por ambas Partes en los términos del inciso d)</w:t>
        </w:r>
      </w:ins>
      <w:r>
        <w:rPr>
          <w:rFonts w:ascii="Liberation Serif" w:cs="Liberation Serif" w:eastAsia="Liberation Serif" w:hAnsi="Liberation Serif"/>
          <w:b w:val="false"/>
          <w:bCs w:val="false"/>
          <w:i w:val="false"/>
          <w:iCs w:val="false"/>
          <w:color w:val="1A1A1A"/>
          <w:sz w:val="22"/>
          <w:szCs w:val="22"/>
        </w:rPr>
        <w:t xml:space="preserve">.</w:t>
      </w:r>
    </w:p>
    <w:p>
      <w:pPr>
        <w:spacing w:after="120" w:line="264"/>
        <w:ind w:left="540" w:hanging="420"/>
        <w:jc w:val="both"/>
      </w:pPr>
      <w:r>
        <w:rPr>
          <w:rFonts w:ascii="Liberation Serif" w:cs="Liberation Serif" w:eastAsia="Liberation Serif" w:hAnsi="Liberation Serif"/>
          <w:b w:val="false"/>
          <w:bCs w:val="false"/>
          <w:color w:val="1A1A1A"/>
          <w:sz w:val="22"/>
          <w:szCs w:val="22"/>
        </w:rPr>
        <w:t xml:space="preserve">f) </w:t>
      </w:r>
      <w:r>
        <w:rPr>
          <w:rFonts w:ascii="Liberation Serif" w:cs="Liberation Serif" w:eastAsia="Liberation Serif" w:hAnsi="Liberation Serif"/>
          <w:b/>
          <w:bCs/>
          <w:i w:val="false"/>
          <w:iCs w:val="false"/>
          <w:color w:val="1A1A1A"/>
          <w:sz w:val="22"/>
          <w:szCs w:val="22"/>
        </w:rPr>
        <w:t xml:space="preserve">Encabezados.</w:t>
      </w:r>
      <w:r>
        <w:rPr>
          <w:rFonts w:ascii="Liberation Serif" w:cs="Liberation Serif" w:eastAsia="Liberation Serif" w:hAnsi="Liberation Serif"/>
          <w:b w:val="false"/>
          <w:bCs w:val="false"/>
          <w:i w:val="false"/>
          <w:iCs w:val="false"/>
          <w:color w:val="1A1A1A"/>
          <w:sz w:val="22"/>
          <w:szCs w:val="22"/>
        </w:rPr>
        <w:t xml:space="preserve"> Los encabezados son de referencia y no limitan el contenido de las cláusulas.</w:t>
      </w:r>
    </w:p>
    <w:p>
      <w:pPr>
        <w:spacing w:after="120" w:line="264"/>
        <w:ind w:left="540" w:hanging="420"/>
        <w:jc w:val="both"/>
      </w:pPr>
      <w:ins w:id="814" w:author="LSSM" w:date="2026-09-10T12:00:00Z">
        <w:r>
          <w:rPr>
            <w:rFonts w:ascii="Liberation Serif" w:cs="Liberation Serif" w:eastAsia="Liberation Serif" w:hAnsi="Liberation Serif"/>
            <w:b w:val="false"/>
            <w:bCs w:val="false"/>
            <w:color w:val="1A1A1A"/>
            <w:sz w:val="22"/>
            <w:szCs w:val="22"/>
          </w:rPr>
          <w:t xml:space="preserve">g) </w:t>
        </w:r>
      </w:ins>
      <w:commentRangeStart w:id="101"/>
      <w:ins w:id="815" w:author="LSSM" w:date="2026-09-10T12:00:00Z">
        <w:r>
          <w:rPr>
            <w:rFonts w:ascii="Liberation Serif" w:cs="Liberation Serif" w:eastAsia="Liberation Serif" w:hAnsi="Liberation Serif"/>
            <w:b/>
            <w:bCs/>
            <w:i w:val="false"/>
            <w:iCs w:val="false"/>
            <w:color w:val="1A1A1A"/>
            <w:sz w:val="22"/>
            <w:szCs w:val="22"/>
          </w:rPr>
          <w:t xml:space="preserve">No captación de personal.</w:t>
        </w:r>
      </w:ins>
      <w:commentRangeEnd w:id="101"/>
      <w:r>
        <w:commentReference w:id="101"/>
      </w:r>
      <w:commentRangeStart w:id="102"/>
      <w:ins w:id="816" w:author="LSSM" w:date="2026-09-10T12:00:00Z">
        <w:r>
          <w:rPr>
            <w:rFonts w:ascii="Liberation Serif" w:cs="Liberation Serif" w:eastAsia="Liberation Serif" w:hAnsi="Liberation Serif"/>
            <w:b w:val="false"/>
            <w:bCs w:val="false"/>
            <w:i w:val="false"/>
            <w:iCs w:val="false"/>
            <w:color w:val="1A1A1A"/>
            <w:sz w:val="22"/>
            <w:szCs w:val="22"/>
          </w:rPr>
          <w:t xml:space="preserve"> Durante la vigencia del Contrato y por 12 (doce) meses posteriores a su terminación, ninguna Parte contratará ni ofrecerá empleo o contratación, directa o indirectamente, al personal de la otra que haya participado en la prestación de los Servicios, salvo consentimiento previo y por escrito de la otra Parte. h) </w:t>
        </w:r>
      </w:ins>
      <w:ins w:id="817" w:author="LSSM" w:date="2026-09-10T12:00:00Z">
        <w:r>
          <w:rPr>
            <w:rFonts w:ascii="Liberation Serif" w:cs="Liberation Serif" w:eastAsia="Liberation Serif" w:hAnsi="Liberation Serif"/>
            <w:b/>
            <w:bCs/>
            <w:i w:val="false"/>
            <w:iCs w:val="false"/>
            <w:color w:val="1A1A1A"/>
            <w:sz w:val="22"/>
            <w:szCs w:val="22"/>
          </w:rPr>
          <w:t xml:space="preserve">Divisibilidad.</w:t>
        </w:r>
      </w:ins>
      <w:commentRangeEnd w:id="102"/>
      <w:r>
        <w:commentReference w:id="102"/>
      </w:r>
      <w:ins w:id="818" w:author="LSSM" w:date="2026-09-10T12:00:00Z">
        <w:r>
          <w:rPr>
            <w:rFonts w:ascii="Liberation Serif" w:cs="Liberation Serif" w:eastAsia="Liberation Serif" w:hAnsi="Liberation Serif"/>
            <w:b w:val="false"/>
            <w:bCs w:val="false"/>
            <w:i w:val="false"/>
            <w:iCs w:val="false"/>
            <w:color w:val="1A1A1A"/>
            <w:sz w:val="22"/>
            <w:szCs w:val="22"/>
          </w:rPr>
          <w:t xml:space="preserve"> Si alguna disposición de este Contrato, de sus Anexos o de sus Addenda fuere declarada inválida, nula o inexigible por autoridad competente, las demás conservarán plena validez y la disposición afectada se entenderá sustituida por aquella válida que refleje de la manera más cercana la intención original de las Partes. </w:t>
        </w:r>
      </w:ins>
      <w:ins w:id="819" w:author="LSSM" w:date="2026-09-10T12:00:00Z">
        <w:r>
          <w:rPr>
            <w:rFonts w:ascii="Liberation Serif" w:cs="Liberation Serif" w:eastAsia="Liberation Serif" w:hAnsi="Liberation Serif"/>
            <w:b/>
            <w:bCs/>
            <w:i w:val="false"/>
            <w:iCs w:val="false"/>
            <w:color w:val="1A1A1A"/>
            <w:sz w:val="22"/>
            <w:szCs w:val="22"/>
          </w:rPr>
          <w:t xml:space="preserve">Si el tope de la Cláusula Vigésima resultare inaplicable a una reclamación determinada, subsistirá respecto de las demás y se aplicará el monto máximo que resulte válido conforme a la legislación aplicable.</w:t>
        </w:r>
      </w:ins>
      <w:ins w:id="820" w:author="LSSM" w:date="2026-09-10T12:00:00Z">
        <w:r>
          <w:rPr>
            <w:rFonts w:ascii="Liberation Serif" w:cs="Liberation Serif" w:eastAsia="Liberation Serif" w:hAnsi="Liberation Serif"/>
            <w:b w:val="false"/>
            <w:bCs w:val="false"/>
            <w:i w:val="false"/>
            <w:iCs w:val="false"/>
            <w:color w:val="1A1A1A"/>
            <w:sz w:val="22"/>
            <w:szCs w:val="22"/>
          </w:rPr>
          <w:t xml:space="preserve"> i) </w:t>
        </w:r>
      </w:ins>
      <w:ins w:id="821" w:author="LSSM" w:date="2026-09-10T12:00:00Z">
        <w:r>
          <w:rPr>
            <w:rFonts w:ascii="Liberation Serif" w:cs="Liberation Serif" w:eastAsia="Liberation Serif" w:hAnsi="Liberation Serif"/>
            <w:b/>
            <w:bCs/>
            <w:i w:val="false"/>
            <w:iCs w:val="false"/>
            <w:color w:val="1A1A1A"/>
            <w:sz w:val="22"/>
            <w:szCs w:val="22"/>
          </w:rPr>
          <w:t xml:space="preserve">No renuncia de derechos.</w:t>
        </w:r>
      </w:ins>
      <w:ins w:id="822" w:author="LSSM" w:date="2026-09-10T12:00:00Z">
        <w:r>
          <w:rPr>
            <w:rFonts w:ascii="Liberation Serif" w:cs="Liberation Serif" w:eastAsia="Liberation Serif" w:hAnsi="Liberation Serif"/>
            <w:b w:val="false"/>
            <w:bCs w:val="false"/>
            <w:i w:val="false"/>
            <w:iCs w:val="false"/>
            <w:color w:val="1A1A1A"/>
            <w:sz w:val="22"/>
            <w:szCs w:val="22"/>
          </w:rPr>
          <w:t xml:space="preserve"> La falta de ejercicio o el ejercicio tardío de cualquier derecho, facultad o recurso previsto en este Contrato no constituye renuncia a él, ni impide su ejercicio posterior; la renuncia a un derecho sólo surte efectos cuando conste por escrito, se refiera a un caso concreto y no se extiende a incumplimientos ulteriores. j) </w:t>
        </w:r>
      </w:ins>
      <w:ins w:id="823" w:author="LSSM" w:date="2026-09-10T12:00:00Z">
        <w:r>
          <w:rPr>
            <w:rFonts w:ascii="Liberation Serif" w:cs="Liberation Serif" w:eastAsia="Liberation Serif" w:hAnsi="Liberation Serif"/>
            <w:b/>
            <w:bCs/>
            <w:i w:val="false"/>
            <w:iCs w:val="false"/>
            <w:color w:val="1A1A1A"/>
            <w:sz w:val="22"/>
            <w:szCs w:val="22"/>
          </w:rPr>
          <w:t xml:space="preserve">Ejemplares y firma electrónica.</w:t>
        </w:r>
      </w:ins>
      <w:ins w:id="824" w:author="LSSM" w:date="2026-09-10T12:00:00Z">
        <w:r>
          <w:rPr>
            <w:rFonts w:ascii="Liberation Serif" w:cs="Liberation Serif" w:eastAsia="Liberation Serif" w:hAnsi="Liberation Serif"/>
            <w:b w:val="false"/>
            <w:bCs w:val="false"/>
            <w:i w:val="false"/>
            <w:iCs w:val="false"/>
            <w:color w:val="1A1A1A"/>
            <w:sz w:val="22"/>
            <w:szCs w:val="22"/>
          </w:rPr>
          <w:t xml:space="preserve"> El Contrato, sus Anexos y sus Addenda podrán suscribirse en uno o más ejemplares y mediante </w:t>
        </w:r>
      </w:ins>
      <w:ins w:id="825" w:author="LSSM" w:date="2026-09-10T12:00:00Z">
        <w:r>
          <w:rPr>
            <w:rFonts w:ascii="Liberation Serif" w:cs="Liberation Serif" w:eastAsia="Liberation Serif" w:hAnsi="Liberation Serif"/>
            <w:b/>
            <w:bCs/>
            <w:i w:val="false"/>
            <w:iCs w:val="false"/>
            <w:color w:val="1A1A1A"/>
            <w:sz w:val="22"/>
            <w:szCs w:val="22"/>
          </w:rPr>
          <w:t xml:space="preserve">firma electrónica o digital</w:t>
        </w:r>
      </w:ins>
      <w:ins w:id="826" w:author="LSSM" w:date="2026-09-10T12:00:00Z">
        <w:r>
          <w:rPr>
            <w:rFonts w:ascii="Liberation Serif" w:cs="Liberation Serif" w:eastAsia="Liberation Serif" w:hAnsi="Liberation Serif"/>
            <w:b w:val="false"/>
            <w:bCs w:val="false"/>
            <w:i w:val="false"/>
            <w:iCs w:val="false"/>
            <w:color w:val="1A1A1A"/>
            <w:sz w:val="22"/>
            <w:szCs w:val="22"/>
          </w:rPr>
          <w:t xml:space="preserve">, cada uno de los cuales se tendrá por original y todos juntos por un mismo instrumento, con el mismo valor probatorio que la firma autógrafa.</w:t>
        </w:r>
      </w:ins>
    </w:p>
    <w:p>
      <w:pPr>
        <w:spacing w:after="140" w:line="264"/>
        <w:jc w:val="both"/>
      </w:pPr>
      <w:r>
        <w:rPr>
          <w:rFonts w:ascii="Liberation Serif" w:cs="Liberation Serif" w:eastAsia="Liberation Serif" w:hAnsi="Liberation Serif"/>
          <w:b/>
          <w:bCs/>
          <w:i w:val="false"/>
          <w:iCs w:val="false"/>
          <w:color w:val="1A1A1A"/>
          <w:sz w:val="22"/>
          <w:szCs w:val="22"/>
        </w:rPr>
        <w:t xml:space="preserve">VIGÉSIMA CUARTA. Avisos y Notificaciones.</w:t>
      </w:r>
      <w:r>
        <w:rPr>
          <w:rFonts w:ascii="Liberation Serif" w:cs="Liberation Serif" w:eastAsia="Liberation Serif" w:hAnsi="Liberation Serif"/>
          <w:b w:val="false"/>
          <w:bCs w:val="false"/>
          <w:i w:val="false"/>
          <w:iCs w:val="false"/>
          <w:color w:val="1A1A1A"/>
          <w:sz w:val="22"/>
          <w:szCs w:val="22"/>
        </w:rPr>
        <w:t xml:space="preserve"> Para todos los efectos legales derivados de este Contrato, las </w:t>
      </w:r>
      <w:del w:id="827" w:author="LSSM" w:date="2026-09-10T12:00:00Z">
        <w:r>
          <w:rPr>
            <w:rFonts w:ascii="Liberation Serif" w:cs="Liberation Serif" w:eastAsia="Liberation Serif" w:hAnsi="Liberation Serif"/>
            <w:b w:val="false"/>
            <w:bCs w:val="false"/>
            <w:i w:val="false"/>
            <w:iCs w:val="false"/>
            <w:color w:val="1A1A1A"/>
            <w:sz w:val="22"/>
            <w:szCs w:val="22"/>
          </w:rPr>
          <w:delText xml:space="preserve">partes</w:delText>
        </w:r>
      </w:del>
      <w:ins w:id="828" w:author="LSSM" w:date="2026-09-10T12:00:00Z">
        <w:r>
          <w:rPr>
            <w:rFonts w:ascii="Liberation Serif" w:cs="Liberation Serif" w:eastAsia="Liberation Serif" w:hAnsi="Liberation Serif"/>
            <w:b w:val="false"/>
            <w:bCs w:val="false"/>
            <w:i w:val="false"/>
            <w:iCs w:val="false"/>
            <w:color w:val="1A1A1A"/>
            <w:sz w:val="22"/>
            <w:szCs w:val="22"/>
          </w:rPr>
          <w:t xml:space="preserve">Partes</w:t>
        </w:r>
      </w:ins>
      <w:r>
        <w:rPr>
          <w:rFonts w:ascii="Liberation Serif" w:cs="Liberation Serif" w:eastAsia="Liberation Serif" w:hAnsi="Liberation Serif"/>
          <w:b w:val="false"/>
          <w:bCs w:val="false"/>
          <w:i w:val="false"/>
          <w:iCs w:val="false"/>
          <w:color w:val="1A1A1A"/>
          <w:sz w:val="22"/>
          <w:szCs w:val="22"/>
        </w:rPr>
        <w:t xml:space="preserve"> señalan como sus domicilios los siguientes</w:t>
      </w:r>
      <w:del w:id="829" w:author="LSSM" w:date="2026-09-10T12:00:00Z">
        <w:r>
          <w:rPr>
            <w:rFonts w:ascii="Liberation Serif" w:cs="Liberation Serif" w:eastAsia="Liberation Serif" w:hAnsi="Liberation Serif"/>
            <w:b w:val="false"/>
            <w:bCs w:val="false"/>
            <w:i w:val="false"/>
            <w:iCs w:val="false"/>
            <w:color w:val="1A1A1A"/>
            <w:sz w:val="22"/>
            <w:szCs w:val="22"/>
          </w:rPr>
          <w:delText xml:space="preserve"> domicilios</w:delText>
        </w:r>
      </w:del>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CLIENTE:</w:t>
      </w:r>
      <w:r>
        <w:rPr>
          <w:rFonts w:ascii="Liberation Serif" w:cs="Liberation Serif" w:eastAsia="Liberation Serif" w:hAnsi="Liberation Serif"/>
          <w:b w:val="false"/>
          <w:bCs w:val="false"/>
          <w:i w:val="false"/>
          <w:iCs w:val="false"/>
          <w:color w:val="1A1A1A"/>
          <w:sz w:val="22"/>
          <w:szCs w:val="22"/>
        </w:rPr>
        <w:t xml:space="preserve"> Vasco de Quiroga No. 3880, Piso 2, Col. Santa Fe Cuajimalpa, C.P. 05348, Ciudad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EL PRESTADOR:</w:t>
      </w:r>
      <w:r>
        <w:rPr>
          <w:rFonts w:ascii="Liberation Serif" w:cs="Liberation Serif" w:eastAsia="Liberation Serif" w:hAnsi="Liberation Serif"/>
          <w:b w:val="false"/>
          <w:bCs w:val="false"/>
          <w:i w:val="false"/>
          <w:iCs w:val="false"/>
          <w:color w:val="1A1A1A"/>
          <w:sz w:val="22"/>
          <w:szCs w:val="22"/>
        </w:rPr>
        <w:t xml:space="preserve"> Av. Nuevo León, Torre 18, Depto. 102, Col. Rincón de la Montaña, Atizapán de Zaragoza, C.P. 52975, Estado de México.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Correo del proyecto:</w:t>
      </w:r>
      <w:r>
        <w:rPr>
          <w:rFonts w:ascii="Liberation Serif" w:cs="Liberation Serif" w:eastAsia="Liberation Serif" w:hAnsi="Liberation Serif"/>
          <w:b w:val="false"/>
          <w:bCs w:val="false"/>
          <w:i w:val="false"/>
          <w:iCs w:val="false"/>
          <w:color w:val="1A1A1A"/>
          <w:sz w:val="22"/>
          <w:szCs w:val="22"/>
        </w:rPr>
        <w:t xml:space="preserve"> csportsworld@finalupgrade.ai</w:t>
      </w:r>
    </w:p>
    <w:p>
      <w:pPr>
        <w:spacing w:after="140" w:line="264"/>
        <w:jc w:val="both"/>
      </w:pPr>
      <w:del w:id="830" w:author="LSSM" w:date="2026-09-10T12:00:00Z">
        <w:r>
          <w:rPr>
            <w:rFonts w:ascii="Liberation Serif" w:cs="Liberation Serif" w:eastAsia="Liberation Serif" w:hAnsi="Liberation Serif"/>
            <w:b w:val="false"/>
            <w:bCs w:val="false"/>
            <w:i w:val="false"/>
            <w:iCs w:val="false"/>
            <w:color w:val="1A1A1A"/>
            <w:sz w:val="22"/>
            <w:szCs w:val="22"/>
          </w:rPr>
          <w:delText xml:space="preserve">Las notificaciones que deban realizar las partes de conformidad con este Contrato deberán ser hechas: personalmente o por servicio de mensajería especializada con acuse de recibo y serán consideradas como notificadas en la fecha de su recepción.</w:delText>
        </w:r>
      </w:del>
    </w:p>
    <w:p>
      <w:pPr>
        <w:spacing w:after="140" w:line="264"/>
        <w:jc w:val="both"/>
      </w:pPr>
      <w:del w:id="831" w:author="LSSM" w:date="2026-09-10T12:00:00Z">
        <w:r>
          <w:rPr>
            <w:rFonts w:ascii="Liberation Serif" w:cs="Liberation Serif" w:eastAsia="Liberation Serif" w:hAnsi="Liberation Serif"/>
            <w:b w:val="false"/>
            <w:bCs w:val="false"/>
            <w:i w:val="false"/>
            <w:iCs w:val="false"/>
            <w:color w:val="1A1A1A"/>
            <w:sz w:val="22"/>
            <w:szCs w:val="22"/>
          </w:rPr>
          <w:delText xml:space="preserve">En caso de que cualquiera de las partes cambie de domicilio deberá de notificarlo con 5 (cinco) días naturales de anticipación a la otra parte, de no ser así cualquier notificación realizada en los domicilios antes señalados será considerada como efectivamente realizada.</w:delText>
        </w:r>
      </w:del>
    </w:p>
    <w:p>
      <w:pPr>
        <w:spacing w:after="140" w:line="264"/>
        <w:jc w:val="both"/>
      </w:pPr>
      <w:commentRangeStart w:id="103"/>
      <w:ins w:id="832" w:author="LSSM" w:date="2026-09-10T12:00:00Z">
        <w:r>
          <w:rPr>
            <w:rFonts w:ascii="Liberation Serif" w:cs="Liberation Serif" w:eastAsia="Liberation Serif" w:hAnsi="Liberation Serif"/>
            <w:b w:val="false"/>
            <w:bCs w:val="false"/>
            <w:i w:val="false"/>
            <w:iCs w:val="false"/>
            <w:color w:val="1A1A1A"/>
            <w:sz w:val="22"/>
            <w:szCs w:val="22"/>
          </w:rPr>
          <w:t xml:space="preserve">Los avisos operativos —aprobaciones, observaciones, incidencias, avisos de cura, cambios y reportes— se realizarán válidamente por correo electrónico dirigido al Project Owner y al correo del proyecto. </w:t>
        </w:r>
      </w:ins>
      <w:commentRangeEnd w:id="103"/>
      <w:r>
        <w:commentReference w:id="103"/>
      </w:r>
      <w:commentRangeStart w:id="104"/>
      <w:ins w:id="833" w:author="LSSM" w:date="2026-09-10T12:00:00Z">
        <w:r>
          <w:rPr>
            <w:rFonts w:ascii="Liberation Serif" w:cs="Liberation Serif" w:eastAsia="Liberation Serif" w:hAnsi="Liberation Serif"/>
            <w:b/>
            <w:bCs/>
            <w:i w:val="false"/>
            <w:iCs w:val="false"/>
            <w:color w:val="1A1A1A"/>
            <w:sz w:val="22"/>
            <w:szCs w:val="22"/>
          </w:rPr>
          <w:t xml:space="preserve">Su recepción podrá acreditarse mediante confirmación expresa del destinatario o constancia electrónica de entrega al servidor de destino; la falta de respuesta o de confirmación manual no impedirá sus efectos cuando exista dicha constancia.</w:t>
        </w:r>
      </w:ins>
      <w:commentRangeEnd w:id="104"/>
      <w:r>
        <w:commentReference w:id="104"/>
      </w:r>
      <w:ins w:id="834" w:author="LSSM" w:date="2026-09-10T12:00:00Z">
        <w:r>
          <w:rPr>
            <w:rFonts w:ascii="Liberation Serif" w:cs="Liberation Serif" w:eastAsia="Liberation Serif" w:hAnsi="Liberation Serif"/>
            <w:b w:val="false"/>
            <w:bCs w:val="false"/>
            <w:i w:val="false"/>
            <w:iCs w:val="false"/>
            <w:color w:val="1A1A1A"/>
            <w:sz w:val="22"/>
            <w:szCs w:val="22"/>
          </w:rPr>
          <w:t xml:space="preserve"> Los avisos de aprobación y observaciones surtirán efectos el día hábil de su recepción acreditada o el día hábil siguiente si ésta ocurre en un día inhábil. Los 6 (seis) días hábiles de revisión de la Cláusula Décima se contarán a partir del día hábil siguiente a esa recepción. Los avisos de incidencias y vulneraciones se sujetarán al cómputo continuo o hábil expresamente previsto para ellos. Los avisos de rescisión, terminación y modificación del Contrato se realizarán personalmente, por mensajería especializada con acuse de recibo o por conducto de fedatario público, y surtirán efectos en la fecha de su recepción. Los avisos de caso fortuito o fuerza mayor podrán realizarse por esos medios o por correo electrónico con recepción acreditada en los términos anteriores, dentro de los plazos de la Cláusula Vigésima Primera. El aviso de un cambio o la comunicación de su impacto por correo no sustituyen el convenio modificatorio cuando éste sea exigible conforme al Contrato. Cualquier cambio de domicilio deberá notificarse con 10 (diez) días naturales de anticipación; de no ser así, las notificaciones realizadas en los domicilios señalados se tendrán por efectivamente realizadas.</w:t>
        </w:r>
      </w:ins>
    </w:p>
    <w:p>
      <w:pPr>
        <w:spacing w:after="140" w:line="264"/>
        <w:jc w:val="both"/>
      </w:pPr>
      <w:r>
        <w:rPr>
          <w:rFonts w:ascii="Liberation Serif" w:cs="Liberation Serif" w:eastAsia="Liberation Serif" w:hAnsi="Liberation Serif"/>
          <w:b/>
          <w:bCs/>
          <w:i w:val="false"/>
          <w:iCs w:val="false"/>
          <w:color w:val="1A1A1A"/>
          <w:sz w:val="22"/>
          <w:szCs w:val="22"/>
        </w:rPr>
        <w:t xml:space="preserve">VIGÉSIMA QUINTA. Legislación Aplicable y Jurisdicción.</w:t>
      </w:r>
      <w:r>
        <w:rPr>
          <w:rFonts w:ascii="Liberation Serif" w:cs="Liberation Serif" w:eastAsia="Liberation Serif" w:hAnsi="Liberation Serif"/>
          <w:b w:val="false"/>
          <w:bCs w:val="false"/>
          <w:i w:val="false"/>
          <w:iCs w:val="false"/>
          <w:color w:val="1A1A1A"/>
          <w:sz w:val="22"/>
          <w:szCs w:val="22"/>
        </w:rPr>
        <w:t xml:space="preserve"> El presente Contrato se regirá por las leyes federales de México. Las Partes se someten a la jurisdicción exclusiva de los tribunales competentes de la </w:t>
      </w:r>
      <w:r>
        <w:rPr>
          <w:rFonts w:ascii="Liberation Serif" w:cs="Liberation Serif" w:eastAsia="Liberation Serif" w:hAnsi="Liberation Serif"/>
          <w:b/>
          <w:bCs/>
          <w:i w:val="false"/>
          <w:iCs w:val="false"/>
          <w:color w:val="1A1A1A"/>
          <w:sz w:val="22"/>
          <w:szCs w:val="22"/>
        </w:rPr>
        <w:t xml:space="preserve">Ciudad de México</w:t>
      </w:r>
      <w:r>
        <w:rPr>
          <w:rFonts w:ascii="Liberation Serif" w:cs="Liberation Serif" w:eastAsia="Liberation Serif" w:hAnsi="Liberation Serif"/>
          <w:b w:val="false"/>
          <w:bCs w:val="false"/>
          <w:i w:val="false"/>
          <w:iCs w:val="false"/>
          <w:color w:val="1A1A1A"/>
          <w:sz w:val="22"/>
          <w:szCs w:val="22"/>
        </w:rPr>
        <w:t xml:space="preserve">, renunciando expresamente a cualquier otro fuero que pudiera corresponderles por razón de sus domicilios presentes o futuros.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Leído que fue por las Partes y enteradas de su contenido y alcance legal, firman el presente Contrato en la Ciudad de México, el día </w:t>
      </w:r>
      <w:r>
        <w:rPr>
          <w:rFonts w:ascii="Liberation Serif" w:cs="Liberation Serif" w:eastAsia="Liberation Serif" w:hAnsi="Liberation Serif"/>
          <w:b/>
          <w:bCs/>
          <w:i w:val="false"/>
          <w:iCs w:val="false"/>
          <w:color w:val="1A1A1A"/>
          <w:sz w:val="22"/>
          <w:szCs w:val="22"/>
        </w:rPr>
        <w:t xml:space="preserve">[fecha]</w:t>
      </w:r>
      <w:r>
        <w:rPr>
          <w:rFonts w:ascii="Liberation Serif" w:cs="Liberation Serif" w:eastAsia="Liberation Serif" w:hAnsi="Liberation Serif"/>
          <w:b w:val="false"/>
          <w:bCs w:val="false"/>
          <w:i w:val="false"/>
          <w:iCs w:val="false"/>
          <w:color w:val="1A1A1A"/>
          <w:sz w:val="22"/>
          <w:szCs w:val="22"/>
        </w:rPr>
        <w:t xml:space="preserv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4626"/>
        <w:gridCol w:w="4733"/>
      </w:tblGrid>
      <w:tr>
        <w:trPr>
          <w:cantSplit/>
          <w:tblHeader/>
        </w:trPr>
        <w:tc>
          <w:tcPr>
            <w:tcW w:type="dxa" w:w="462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CLIENTE</w:t>
            </w:r>
          </w:p>
        </w:tc>
        <w:tc>
          <w:tcPr>
            <w:tcW w:type="dxa" w:w="473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EL PRESTADOR</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Operadora y Administradora SW, S.A. de C.V.</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Live Streaming Services México, S.A. de C.V.</w:t>
            </w:r>
          </w:p>
        </w:tc>
      </w:tr>
      <w:tr>
        <w:trPr>
          <w:cantSplit/>
          <w:tblHeader w:val="false"/>
        </w:trPr>
        <w:tc>
          <w:tcPr>
            <w:tcW w:type="dxa" w:w="4626"/>
            <w:tcMar>
              <w:top w:type="dxa" w:w="60"/>
              <w:left w:type="dxa" w:w="90"/>
              <w:bottom w:type="dxa" w:w="60"/>
              <w:right w:type="dxa" w:w="90"/>
            </w:tcMar>
            <w:vAlign w:val="top"/>
          </w:tcPr>
          <w:p>
            <w:pPr>
              <w:spacing w:after="0" w:line="252"/>
            </w:pPr>
            <w:ins w:id="835" w:author="LSSM" w:date="2026-09-10T12:00:00Z">
              <w:r>
                <w:rPr>
                  <w:rFonts w:ascii="Liberation Serif" w:cs="Liberation Serif" w:eastAsia="Liberation Serif" w:hAnsi="Liberation Serif"/>
                  <w:b w:val="false"/>
                  <w:bCs w:val="false"/>
                  <w:i w:val="false"/>
                  <w:iCs w:val="false"/>
                  <w:color w:val="1A1A1A"/>
                  <w:sz w:val="19"/>
                  <w:szCs w:val="19"/>
                </w:rPr>
                <w:t xml:space="preserve">_______________________</w:t>
              </w:r>
            </w:ins>
          </w:p>
        </w:tc>
        <w:tc>
          <w:tcPr>
            <w:tcW w:type="dxa" w:w="4733"/>
            <w:tcMar>
              <w:top w:type="dxa" w:w="60"/>
              <w:left w:type="dxa" w:w="90"/>
              <w:bottom w:type="dxa" w:w="60"/>
              <w:right w:type="dxa" w:w="90"/>
            </w:tcMar>
            <w:vAlign w:val="top"/>
          </w:tcPr>
          <w:p>
            <w:pPr>
              <w:spacing w:after="0" w:line="252"/>
            </w:pPr>
            <w:ins w:id="836" w:author="LSSM" w:date="2026-09-10T12:00:00Z">
              <w:r>
                <w:rPr>
                  <w:rFonts w:ascii="Liberation Serif" w:cs="Liberation Serif" w:eastAsia="Liberation Serif" w:hAnsi="Liberation Serif"/>
                  <w:b w:val="false"/>
                  <w:bCs w:val="false"/>
                  <w:i w:val="false"/>
                  <w:iCs w:val="false"/>
                  <w:color w:val="1A1A1A"/>
                  <w:sz w:val="19"/>
                  <w:szCs w:val="19"/>
                </w:rPr>
                <w:t xml:space="preserve">_______________________</w:t>
              </w:r>
            </w:ins>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Hadi Michel Ibrahim Ibrahim</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Por: Eric Toledano de Jesús Lozano</w:t>
            </w:r>
          </w:p>
        </w:tc>
      </w:tr>
      <w:tr>
        <w:trPr>
          <w:cantSplit/>
          <w:tblHeader w:val="false"/>
        </w:trPr>
        <w:tc>
          <w:tcPr>
            <w:tcW w:type="dxa" w:w="462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c>
          <w:tcPr>
            <w:tcW w:type="dxa" w:w="473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Apoderado Legal</w:t>
            </w:r>
          </w:p>
        </w:tc>
      </w:tr>
    </w:tbl>
    <w:p>
      <w:pPr>
        <w:spacing w:after="120"/>
      </w:pPr>
    </w:p>
    <w:p>
      <w:pPr>
        <w:pStyle w:val="Heading1"/>
        <w:keepNext/>
        <w:pageBreakBefore/>
        <w:spacing w:after="200" w:before="0"/>
        <w:jc w:val="center"/>
      </w:pPr>
      <w:commentRangeStart w:id="105"/>
      <w:r>
        <w:rPr>
          <w:rFonts w:ascii="Liberation Serif" w:cs="Liberation Serif" w:eastAsia="Liberation Serif" w:hAnsi="Liberation Serif"/>
          <w:b/>
          <w:bCs/>
          <w:i w:val="false"/>
          <w:iCs w:val="false"/>
          <w:color w:val="1A1A1A"/>
          <w:sz w:val="28"/>
          <w:szCs w:val="28"/>
        </w:rPr>
        <w:t xml:space="preserve">Anexo Uno — Aportaciones de Sports World (requerimientos a cargo del cliente)</w:t>
      </w:r>
      <w:commentRangeEnd w:id="105"/>
      <w:r>
        <w:commentReference w:id="105"/>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Uno forma parte integrante e inseparable del Contrato y enumera, de manera limitativa, los insumos, accesos, datos, credenciales y definiciones que EL CLIENTE deberá entregar a EL PRESTADOR para iniciar y ejecutar los Servicios. Los plazos a cargo de EL PRESTADOR comienzan a correr a partir de la entrega del </w:t>
      </w:r>
      <w:r>
        <w:rPr>
          <w:rFonts w:ascii="Liberation Serif" w:cs="Liberation Serif" w:eastAsia="Liberation Serif" w:hAnsi="Liberation Serif"/>
          <w:b/>
          <w:bCs/>
          <w:i w:val="false"/>
          <w:iCs w:val="false"/>
          <w:color w:val="1A1A1A"/>
          <w:sz w:val="22"/>
          <w:szCs w:val="22"/>
        </w:rPr>
        <w:t xml:space="preserve">100% de los requerimientos de los Bloques 0 y A</w:t>
      </w:r>
      <w:r>
        <w:rPr>
          <w:rFonts w:ascii="Liberation Serif" w:cs="Liberation Serif" w:eastAsia="Liberation Serif" w:hAnsi="Liberation Serif"/>
          <w:b w:val="false"/>
          <w:bCs w:val="false"/>
          <w:i w:val="false"/>
          <w:iCs w:val="false"/>
          <w:color w:val="1A1A1A"/>
          <w:sz w:val="22"/>
          <w:szCs w:val="22"/>
        </w:rPr>
        <w:t xml:space="preserve"> de este Anexo; los requerimientos de los </w:t>
      </w:r>
      <w:r>
        <w:rPr>
          <w:rFonts w:ascii="Liberation Serif" w:cs="Liberation Serif" w:eastAsia="Liberation Serif" w:hAnsi="Liberation Serif"/>
          <w:b/>
          <w:bCs/>
          <w:i w:val="false"/>
          <w:iCs w:val="false"/>
          <w:color w:val="1A1A1A"/>
          <w:sz w:val="22"/>
          <w:szCs w:val="22"/>
        </w:rPr>
        <w:t xml:space="preserve">Bloques B a F</w:t>
      </w:r>
      <w:r>
        <w:rPr>
          <w:rFonts w:ascii="Liberation Serif" w:cs="Liberation Serif" w:eastAsia="Liberation Serif" w:hAnsi="Liberation Serif"/>
          <w:b w:val="false"/>
          <w:bCs w:val="false"/>
          <w:i w:val="false"/>
          <w:iCs w:val="false"/>
          <w:color w:val="1A1A1A"/>
          <w:sz w:val="22"/>
          <w:szCs w:val="22"/>
        </w:rPr>
        <w:t xml:space="preserve"> constituyen hitos exigibles en las fechas señaladas en cada Bloque. Cualquier entrega parcial, incompleta o inválida no se considerará entregada y extenderá, día por día, los plazos a cargo de EL PRESTADOR, sin responsabilidad para éste, con el cargo de stand-by de la Cláusula Décima Quinta cuando proceda.</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Criterio general de interpretación técnica (“o similares”)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prerrequisitos técnicos específicos que se enuncian en este Anexo —estándares, versiones, esquemas de autenticación, formatos, nombres y firmas de los puntos de acceso— son </w:t>
      </w:r>
      <w:r>
        <w:rPr>
          <w:rFonts w:ascii="Liberation Serif" w:cs="Liberation Serif" w:eastAsia="Liberation Serif" w:hAnsi="Liberation Serif"/>
          <w:b/>
          <w:bCs/>
          <w:i w:val="false"/>
          <w:iCs w:val="false"/>
          <w:color w:val="1A1A1A"/>
          <w:sz w:val="22"/>
          <w:szCs w:val="22"/>
        </w:rPr>
        <w:t xml:space="preserve">de referencia y orientativos</w:t>
      </w:r>
      <w:r>
        <w:rPr>
          <w:rFonts w:ascii="Liberation Serif" w:cs="Liberation Serif" w:eastAsia="Liberation Serif" w:hAnsi="Liberation Serif"/>
          <w:b w:val="false"/>
          <w:bCs w:val="false"/>
          <w:i w:val="false"/>
          <w:iCs w:val="false"/>
          <w:color w:val="1A1A1A"/>
          <w:sz w:val="22"/>
          <w:szCs w:val="22"/>
        </w:rPr>
        <w:t xml:space="preserve">. La infraestructura y las interfaces reales de EL CLIENTE pueden diferir de las aquí citadas; en consecuencia, cada requerimiento se entenderá </w:t>
      </w:r>
      <w:r>
        <w:rPr>
          <w:rFonts w:ascii="Liberation Serif" w:cs="Liberation Serif" w:eastAsia="Liberation Serif" w:hAnsi="Liberation Serif"/>
          <w:b/>
          <w:bCs/>
          <w:i w:val="false"/>
          <w:iCs w:val="false"/>
          <w:color w:val="1A1A1A"/>
          <w:sz w:val="22"/>
          <w:szCs w:val="22"/>
        </w:rPr>
        <w:t xml:space="preserve">satisfecho por cualquier tecnología, estándar, versión o componente equivalente o similar</w:t>
      </w:r>
      <w:r>
        <w:rPr>
          <w:rFonts w:ascii="Liberation Serif" w:cs="Liberation Serif" w:eastAsia="Liberation Serif" w:hAnsi="Liberation Serif"/>
          <w:b w:val="false"/>
          <w:bCs w:val="false"/>
          <w:i w:val="false"/>
          <w:iCs w:val="false"/>
          <w:color w:val="1A1A1A"/>
          <w:sz w:val="22"/>
          <w:szCs w:val="22"/>
        </w:rPr>
        <w:t xml:space="preserve"> (“o similares”) que cumpla la misma función y nivel de servicio, sin necesidad de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 del API — desarrollo a la medida.</w:t>
      </w:r>
      <w:r>
        <w:rPr>
          <w:rFonts w:ascii="Liberation Serif" w:cs="Liberation Serif" w:eastAsia="Liberation Serif" w:hAnsi="Liberation Serif"/>
          <w:b w:val="false"/>
          <w:bCs w:val="false"/>
          <w:i w:val="false"/>
          <w:iCs w:val="false"/>
          <w:color w:val="1A1A1A"/>
          <w:sz w:val="22"/>
          <w:szCs w:val="22"/>
        </w:rPr>
        <w:t xml:space="preserve"> Los servicios de integración se proveerán como un </w:t>
      </w:r>
      <w:r>
        <w:rPr>
          <w:rFonts w:ascii="Liberation Serif" w:cs="Liberation Serif" w:eastAsia="Liberation Serif" w:hAnsi="Liberation Serif"/>
          <w:b/>
          <w:bCs/>
          <w:i w:val="false"/>
          <w:iCs w:val="false"/>
          <w:color w:val="1A1A1A"/>
          <w:sz w:val="22"/>
          <w:szCs w:val="22"/>
        </w:rPr>
        <w:t xml:space="preserve">desarrollo a la medida</w:t>
      </w:r>
      <w:r>
        <w:rPr>
          <w:rFonts w:ascii="Liberation Serif" w:cs="Liberation Serif" w:eastAsia="Liberation Serif" w:hAnsi="Liberation Serif"/>
          <w:b w:val="false"/>
          <w:bCs w:val="false"/>
          <w:i w:val="false"/>
          <w:iCs w:val="false"/>
          <w:color w:val="1A1A1A"/>
          <w:sz w:val="22"/>
          <w:szCs w:val="22"/>
        </w:rPr>
        <w:t xml:space="preserve"> conforme a las necesidades del proyecto. Por ello, este Contrato cita únicamente los </w:t>
      </w:r>
      <w:r>
        <w:rPr>
          <w:rFonts w:ascii="Liberation Serif" w:cs="Liberation Serif" w:eastAsia="Liberation Serif" w:hAnsi="Liberation Serif"/>
          <w:b/>
          <w:bCs/>
          <w:i w:val="false"/>
          <w:iCs w:val="false"/>
          <w:color w:val="1A1A1A"/>
          <w:sz w:val="22"/>
          <w:szCs w:val="22"/>
        </w:rPr>
        <w:t xml:space="preserve">estándares y buenas prácticas generales</w:t>
      </w:r>
      <w:r>
        <w:rPr>
          <w:rFonts w:ascii="Liberation Serif" w:cs="Liberation Serif" w:eastAsia="Liberation Serif" w:hAnsi="Liberation Serif"/>
          <w:b w:val="false"/>
          <w:bCs w:val="false"/>
          <w:i w:val="false"/>
          <w:iCs w:val="false"/>
          <w:color w:val="1A1A1A"/>
          <w:sz w:val="22"/>
          <w:szCs w:val="22"/>
        </w:rPr>
        <w:t xml:space="preserve"> del </w:t>
      </w:r>
      <w:r>
        <w:rPr>
          <w:rFonts w:ascii="Liberation Serif" w:cs="Liberation Serif" w:eastAsia="Liberation Serif" w:hAnsi="Liberation Serif"/>
          <w:b/>
          <w:bCs/>
          <w:i w:val="false"/>
          <w:iCs w:val="false"/>
          <w:color w:val="1A1A1A"/>
          <w:sz w:val="22"/>
          <w:szCs w:val="22"/>
        </w:rPr>
        <w:t xml:space="preserve">API HTTP RESTful de Sports World</w:t>
      </w:r>
      <w:r>
        <w:rPr>
          <w:rFonts w:ascii="Liberation Serif" w:cs="Liberation Serif" w:eastAsia="Liberation Serif" w:hAnsi="Liberation Serif"/>
          <w:b w:val="false"/>
          <w:bCs w:val="false"/>
          <w:i w:val="false"/>
          <w:iCs w:val="false"/>
          <w:color w:val="1A1A1A"/>
          <w:sz w:val="22"/>
          <w:szCs w:val="22"/>
        </w:rPr>
        <w:t xml:space="preserve"> (descritos enseguida), y no un contrato de datos cerrado. El </w:t>
      </w:r>
      <w:r>
        <w:rPr>
          <w:rFonts w:ascii="Liberation Serif" w:cs="Liberation Serif" w:eastAsia="Liberation Serif" w:hAnsi="Liberation Serif"/>
          <w:b/>
          <w:bCs/>
          <w:i w:val="false"/>
          <w:iCs w:val="false"/>
          <w:color w:val="1A1A1A"/>
          <w:sz w:val="22"/>
          <w:szCs w:val="22"/>
        </w:rPr>
        <w:t xml:space="preserve">listado específico</w:t>
      </w:r>
      <w:r>
        <w:rPr>
          <w:rFonts w:ascii="Liberation Serif" w:cs="Liberation Serif" w:eastAsia="Liberation Serif" w:hAnsi="Liberation Serif"/>
          <w:b w:val="false"/>
          <w:bCs w:val="false"/>
          <w:i w:val="false"/>
          <w:iCs w:val="false"/>
          <w:color w:val="1A1A1A"/>
          <w:sz w:val="22"/>
          <w:szCs w:val="22"/>
        </w:rPr>
        <w:t xml:space="preserve"> de información y servicios requeridos se definirá </w:t>
      </w:r>
      <w:r>
        <w:rPr>
          <w:rFonts w:ascii="Liberation Serif" w:cs="Liberation Serif" w:eastAsia="Liberation Serif" w:hAnsi="Liberation Serif"/>
          <w:b/>
          <w:bCs/>
          <w:i w:val="false"/>
          <w:iCs w:val="false"/>
          <w:color w:val="1A1A1A"/>
          <w:sz w:val="22"/>
          <w:szCs w:val="22"/>
        </w:rPr>
        <w:t xml:space="preserve">durante el avance del proyecto</w:t>
      </w:r>
      <w:r>
        <w:rPr>
          <w:rFonts w:ascii="Liberation Serif" w:cs="Liberation Serif" w:eastAsia="Liberation Serif" w:hAnsi="Liberation Serif"/>
          <w:b w:val="false"/>
          <w:bCs w:val="false"/>
          <w:i w:val="false"/>
          <w:iCs w:val="false"/>
          <w:color w:val="1A1A1A"/>
          <w:sz w:val="22"/>
          <w:szCs w:val="22"/>
        </w:rPr>
        <w:t xml:space="preserve"> mediante el siguiente procedimiento, </w:t>
      </w:r>
      <w:del w:id="837" w:author="LSSM" w:date="2026-09-10T12:00:00Z">
        <w:r>
          <w:rPr>
            <w:rFonts w:ascii="Liberation Serif" w:cs="Liberation Serif" w:eastAsia="Liberation Serif" w:hAnsi="Liberation Serif"/>
            <w:b w:val="false"/>
            <w:bCs w:val="false"/>
            <w:i w:val="false"/>
            <w:iCs w:val="false"/>
            <w:color w:val="1A1A1A"/>
            <w:sz w:val="22"/>
            <w:szCs w:val="22"/>
          </w:rPr>
          <w:delText xml:space="preserve">que</w:delText>
        </w:r>
      </w:del>
      <w:ins w:id="838" w:author="LSSM" w:date="2026-09-10T12:00:00Z">
        <w:r>
          <w:rPr>
            <w:rFonts w:ascii="Liberation Serif" w:cs="Liberation Serif" w:eastAsia="Liberation Serif" w:hAnsi="Liberation Serif"/>
            <w:b w:val="false"/>
            <w:bCs w:val="false"/>
            <w:i w:val="false"/>
            <w:iCs w:val="false"/>
            <w:color w:val="1A1A1A"/>
            <w:sz w:val="22"/>
            <w:szCs w:val="22"/>
          </w:rPr>
          <w:t xml:space="preserve">cuyo desarrollo dentro del alcance pactado</w:t>
        </w:r>
      </w:ins>
      <w:r>
        <w:rPr>
          <w:rFonts w:ascii="Liberation Serif" w:cs="Liberation Serif" w:eastAsia="Liberation Serif" w:hAnsi="Liberation Serif"/>
          <w:b w:val="false"/>
          <w:bCs w:val="false"/>
          <w:i w:val="false"/>
          <w:iCs w:val="false"/>
          <w:color w:val="1A1A1A"/>
          <w:sz w:val="22"/>
          <w:szCs w:val="22"/>
        </w:rPr>
        <w:t xml:space="preserve"> no altera por sí mismo el precio ni el plazo</w:t>
      </w:r>
      <w:del w:id="839" w:author="LSSM" w:date="2026-09-10T12:00:00Z">
        <w:r>
          <w:rPr>
            <w:rFonts w:ascii="Liberation Serif" w:cs="Liberation Serif" w:eastAsia="Liberation Serif" w:hAnsi="Liberation Serif"/>
            <w:b w:val="false"/>
            <w:bCs w:val="false"/>
            <w:i w:val="false"/>
            <w:iCs w:val="false"/>
            <w:color w:val="1A1A1A"/>
            <w:sz w:val="22"/>
            <w:szCs w:val="22"/>
          </w:rPr>
          <w:delText xml:space="preserve"> salvo pacto expreso</w:delText>
        </w:r>
      </w:del>
      <w:ins w:id="840" w:author="LSSM" w:date="2026-09-10T12:00:00Z">
        <w:r>
          <w:rPr>
            <w:rFonts w:ascii="Liberation Serif" w:cs="Liberation Serif" w:eastAsia="Liberation Serif" w:hAnsi="Liberation Serif"/>
            <w:b w:val="false"/>
            <w:bCs w:val="false"/>
            <w:i w:val="false"/>
            <w:iCs w:val="false"/>
            <w:color w:val="1A1A1A"/>
            <w:sz w:val="22"/>
            <w:szCs w:val="22"/>
          </w:rPr>
          <w:t xml:space="preserve">, sin perjuicio del control de cambios y de las extensiones que procedan conforme al Contrato</w:t>
        </w:r>
      </w:ins>
      <w:r>
        <w:rPr>
          <w:rFonts w:ascii="Liberation Serif" w:cs="Liberation Serif" w:eastAsia="Liberation Serif" w:hAnsi="Liberation Serif"/>
          <w:b w:val="false"/>
          <w:bCs w:val="false"/>
          <w:i w:val="false"/>
          <w:iCs w:val="false"/>
          <w:color w:val="1A1A1A"/>
          <w:sz w:val="22"/>
          <w:szCs w:val="22"/>
        </w:rPr>
        <w:t xml:space="preserve">: (i) EL PRESTADOR entrega el </w:t>
      </w:r>
      <w:r>
        <w:rPr>
          <w:rFonts w:ascii="Liberation Serif" w:cs="Liberation Serif" w:eastAsia="Liberation Serif" w:hAnsi="Liberation Serif"/>
          <w:b/>
          <w:bCs/>
          <w:i w:val="false"/>
          <w:iCs w:val="false"/>
          <w:color w:val="1A1A1A"/>
          <w:sz w:val="22"/>
          <w:szCs w:val="22"/>
        </w:rPr>
        <w:t xml:space="preserve">listado de requerimientos</w:t>
      </w:r>
      <w:r>
        <w:rPr>
          <w:rFonts w:ascii="Liberation Serif" w:cs="Liberation Serif" w:eastAsia="Liberation Serif" w:hAnsi="Liberation Serif"/>
          <w:b w:val="false"/>
          <w:bCs w:val="false"/>
          <w:i w:val="false"/>
          <w:iCs w:val="false"/>
          <w:color w:val="1A1A1A"/>
          <w:sz w:val="22"/>
          <w:szCs w:val="22"/>
        </w:rPr>
        <w:t xml:space="preserve"> de información y servicios; (ii) EL CLIENTE presenta una </w:t>
      </w:r>
      <w:r>
        <w:rPr>
          <w:rFonts w:ascii="Liberation Serif" w:cs="Liberation Serif" w:eastAsia="Liberation Serif" w:hAnsi="Liberation Serif"/>
          <w:b/>
          <w:bCs/>
          <w:i w:val="false"/>
          <w:iCs w:val="false"/>
          <w:color w:val="1A1A1A"/>
          <w:sz w:val="22"/>
          <w:szCs w:val="22"/>
        </w:rPr>
        <w:t xml:space="preserve">propuesta</w:t>
      </w:r>
      <w:r>
        <w:rPr>
          <w:rFonts w:ascii="Liberation Serif" w:cs="Liberation Serif" w:eastAsia="Liberation Serif" w:hAnsi="Liberation Serif"/>
          <w:b w:val="false"/>
          <w:bCs w:val="false"/>
          <w:i w:val="false"/>
          <w:iCs w:val="false"/>
          <w:color w:val="1A1A1A"/>
          <w:sz w:val="22"/>
          <w:szCs w:val="22"/>
        </w:rPr>
        <w:t xml:space="preserve"> de implementación sobre su API; y (iii) ambas partes acuerdan los </w:t>
      </w:r>
      <w:r>
        <w:rPr>
          <w:rFonts w:ascii="Liberation Serif" w:cs="Liberation Serif" w:eastAsia="Liberation Serif" w:hAnsi="Liberation Serif"/>
          <w:b/>
          <w:bCs/>
          <w:i w:val="false"/>
          <w:iCs w:val="false"/>
          <w:color w:val="1A1A1A"/>
          <w:sz w:val="22"/>
          <w:szCs w:val="22"/>
        </w:rPr>
        <w:t xml:space="preserve">ajustes correspondientes</w:t>
      </w:r>
      <w:r>
        <w:rPr>
          <w:rFonts w:ascii="Liberation Serif" w:cs="Liberation Serif" w:eastAsia="Liberation Serif" w:hAnsi="Liberation Serif"/>
          <w:b w:val="false"/>
          <w:bCs w:val="false"/>
          <w:i w:val="false"/>
          <w:iCs w:val="false"/>
          <w:color w:val="1A1A1A"/>
          <w:sz w:val="22"/>
          <w:szCs w:val="22"/>
        </w:rPr>
        <w:t xml:space="preserve">. Este ciclo se ejecuta de forma temprana para no afectar el cálculo de los plazos (ver Bloques A y B).</w:t>
      </w:r>
      <w:commentRangeStart w:id="106"/>
      <w:ins w:id="841" w:author="LSSM" w:date="2026-09-10T12:00:00Z">
        <w:r>
          <w:rPr>
            <w:rFonts w:ascii="Liberation Serif" w:cs="Liberation Serif" w:eastAsia="Liberation Serif" w:hAnsi="Liberation Serif"/>
            <w:b w:val="false"/>
            <w:bCs w:val="false"/>
            <w:i w:val="false"/>
            <w:iCs w:val="false"/>
            <w:color w:val="1A1A1A"/>
            <w:sz w:val="22"/>
            <w:szCs w:val="22"/>
          </w:rPr>
          <w:t xml:space="preserve"> Si durante ese procedimiento se identifica una funcionalidad, integración o trabajo no comprendido en el alcance pactado, se aplicará la Cláusula Décima antes de su ejecución. La aceptación de tecnologías equivalentes o similares no obliga a EL PRESTADOR a desarrollar nuevas funcionalidades ni a suplir, sin el control de cambios correspondiente, datos o servicios que EL CLIENTE deba proporcionar y que su API o exportación equivalente no permita obtener. Las aportaciones no entregadas y las diferencias imputables a EL CLIENTE se regirán por las Cláusulas Décima, Décima Tercera y Décima Quinta.</w:t>
        </w:r>
      </w:ins>
      <w:commentRangeEnd w:id="106"/>
      <w:r>
        <w:commentReference w:id="106"/>
      </w:r>
    </w:p>
    <w:p>
      <w:pPr>
        <w:spacing w:after="140" w:line="264"/>
        <w:jc w:val="both"/>
      </w:pPr>
      <w:r>
        <w:rPr>
          <w:rFonts w:ascii="Liberation Serif" w:cs="Liberation Serif" w:eastAsia="Liberation Serif" w:hAnsi="Liberation Serif"/>
          <w:b/>
          <w:bCs/>
          <w:i w:val="false"/>
          <w:iCs w:val="false"/>
          <w:color w:val="1A1A1A"/>
          <w:sz w:val="22"/>
          <w:szCs w:val="22"/>
        </w:rPr>
        <w:t xml:space="preserve">Vía de implementación adoptada: middleware a cargo de EL PRESTADOR.</w:t>
      </w:r>
      <w:r>
        <w:rPr>
          <w:rFonts w:ascii="Liberation Serif" w:cs="Liberation Serif" w:eastAsia="Liberation Serif" w:hAnsi="Liberation Serif"/>
          <w:b w:val="false"/>
          <w:bCs w:val="false"/>
          <w:i w:val="false"/>
          <w:iCs w:val="false"/>
          <w:color w:val="1A1A1A"/>
          <w:sz w:val="22"/>
          <w:szCs w:val="22"/>
        </w:rPr>
        <w:t xml:space="preserve"> Para cubrir las necesidades del sitio y de “BES” se requiere un </w:t>
      </w:r>
      <w:r>
        <w:rPr>
          <w:rFonts w:ascii="Liberation Serif" w:cs="Liberation Serif" w:eastAsia="Liberation Serif" w:hAnsi="Liberation Serif"/>
          <w:b/>
          <w:bCs/>
          <w:i w:val="false"/>
          <w:iCs w:val="false"/>
          <w:color w:val="1A1A1A"/>
          <w:sz w:val="22"/>
          <w:szCs w:val="22"/>
        </w:rPr>
        <w:t xml:space="preserve">flujo de trabajo a la medida</w:t>
      </w:r>
      <w:r>
        <w:rPr>
          <w:rFonts w:ascii="Liberation Serif" w:cs="Liberation Serif" w:eastAsia="Liberation Serif" w:hAnsi="Liberation Serif"/>
          <w:b w:val="false"/>
          <w:bCs w:val="false"/>
          <w:i w:val="false"/>
          <w:iCs w:val="false"/>
          <w:color w:val="1A1A1A"/>
          <w:sz w:val="22"/>
          <w:szCs w:val="22"/>
        </w:rPr>
        <w:t xml:space="preserve"> sobre el CRM. Las partes acuerdan implementarlo mediante una </w:t>
      </w:r>
      <w:r>
        <w:rPr>
          <w:rFonts w:ascii="Liberation Serif" w:cs="Liberation Serif" w:eastAsia="Liberation Serif" w:hAnsi="Liberation Serif"/>
          <w:b/>
          <w:bCs/>
          <w:i w:val="false"/>
          <w:iCs w:val="false"/>
          <w:color w:val="1A1A1A"/>
          <w:sz w:val="22"/>
          <w:szCs w:val="22"/>
        </w:rPr>
        <w:t xml:space="preserve">capa de middleware (integración) a cargo de EL PRESTADOR</w:t>
      </w:r>
      <w:r>
        <w:rPr>
          <w:rFonts w:ascii="Liberation Serif" w:cs="Liberation Serif" w:eastAsia="Liberation Serif" w:hAnsi="Liberation Serif"/>
          <w:b w:val="false"/>
          <w:bCs w:val="false"/>
          <w:i w:val="false"/>
          <w:iCs w:val="false"/>
          <w:color w:val="1A1A1A"/>
          <w:sz w:val="22"/>
          <w:szCs w:val="22"/>
        </w:rPr>
        <w:t xml:space="preserve">, que </w:t>
      </w:r>
      <w:r>
        <w:rPr>
          <w:rFonts w:ascii="Liberation Serif" w:cs="Liberation Serif" w:eastAsia="Liberation Serif" w:hAnsi="Liberation Serif"/>
          <w:b/>
          <w:bCs/>
          <w:i w:val="false"/>
          <w:iCs w:val="false"/>
          <w:color w:val="1A1A1A"/>
          <w:sz w:val="22"/>
          <w:szCs w:val="22"/>
        </w:rPr>
        <w:t xml:space="preserve">consume el API HTTP RESTful estándar de EL CLIENTE</w:t>
      </w:r>
      <w:r>
        <w:rPr>
          <w:rFonts w:ascii="Liberation Serif" w:cs="Liberation Serif" w:eastAsia="Liberation Serif" w:hAnsi="Liberation Serif"/>
          <w:b w:val="false"/>
          <w:bCs w:val="false"/>
          <w:i w:val="false"/>
          <w:iCs w:val="false"/>
          <w:color w:val="1A1A1A"/>
          <w:sz w:val="22"/>
          <w:szCs w:val="22"/>
        </w:rPr>
        <w:t xml:space="preserve"> y expone hacia el sitio y “BES” exactamente los servicios necesarios —idempotencia, caché, reintentos, mapeo y normalización de datos, búsquedas por amenidad y por geolocalización, resolución de precios, y conformación de la latencia objetivo—. En consecuencia, la participación de EL CLIENTE se limita a </w:t>
      </w:r>
      <w:r>
        <w:rPr>
          <w:rFonts w:ascii="Liberation Serif" w:cs="Liberation Serif" w:eastAsia="Liberation Serif" w:hAnsi="Liberation Serif"/>
          <w:b/>
          <w:bCs/>
          <w:i w:val="false"/>
          <w:iCs w:val="false"/>
          <w:color w:val="1A1A1A"/>
          <w:sz w:val="22"/>
          <w:szCs w:val="22"/>
        </w:rPr>
        <w:t xml:space="preserve">exponer su API estándar y los datos</w:t>
      </w:r>
      <w:r>
        <w:rPr>
          <w:rFonts w:ascii="Liberation Serif" w:cs="Liberation Serif" w:eastAsia="Liberation Serif" w:hAnsi="Liberation Serif"/>
          <w:b w:val="false"/>
          <w:bCs w:val="false"/>
          <w:i w:val="false"/>
          <w:iCs w:val="false"/>
          <w:color w:val="1A1A1A"/>
          <w:sz w:val="22"/>
          <w:szCs w:val="22"/>
        </w:rPr>
        <w:t xml:space="preserve"> enumerados en este Anexo; </w:t>
      </w:r>
      <w:r>
        <w:rPr>
          <w:rFonts w:ascii="Liberation Serif" w:cs="Liberation Serif" w:eastAsia="Liberation Serif" w:hAnsi="Liberation Serif"/>
          <w:b/>
          <w:bCs/>
          <w:i w:val="false"/>
          <w:iCs w:val="false"/>
          <w:color w:val="1A1A1A"/>
          <w:sz w:val="22"/>
          <w:szCs w:val="22"/>
        </w:rPr>
        <w:t xml:space="preserve">no requiere desarrollar puntos de acceso a la medida dentro del CRM</w:t>
      </w:r>
      <w:r>
        <w:rPr>
          <w:rFonts w:ascii="Liberation Serif" w:cs="Liberation Serif" w:eastAsia="Liberation Serif" w:hAnsi="Liberation Serif"/>
          <w:b w:val="false"/>
          <w:bCs w:val="false"/>
          <w:i w:val="false"/>
          <w:iCs w:val="false"/>
          <w:color w:val="1A1A1A"/>
          <w:sz w:val="22"/>
          <w:szCs w:val="22"/>
        </w:rPr>
        <w:t xml:space="preserve">, salvo que las partes lo prefieran. El middleware se aloja en la infraestructura del proyecto (el propio servidor del sitio o una función equivalente), sin costo de infraestructura adicional relevante. Los “puntos de acceso” citados en los Bloques A, B y D se entienden, en esta vía, como </w:t>
      </w:r>
      <w:r>
        <w:rPr>
          <w:rFonts w:ascii="Liberation Serif" w:cs="Liberation Serif" w:eastAsia="Liberation Serif" w:hAnsi="Liberation Serif"/>
          <w:b/>
          <w:bCs/>
          <w:i w:val="false"/>
          <w:iCs w:val="false"/>
          <w:color w:val="1A1A1A"/>
          <w:sz w:val="22"/>
          <w:szCs w:val="22"/>
        </w:rPr>
        <w:t xml:space="preserve">servicios que expone el middleware</w:t>
      </w:r>
      <w:r>
        <w:rPr>
          <w:rFonts w:ascii="Liberation Serif" w:cs="Liberation Serif" w:eastAsia="Liberation Serif" w:hAnsi="Liberation Serif"/>
          <w:b w:val="false"/>
          <w:bCs w:val="false"/>
          <w:i w:val="false"/>
          <w:iCs w:val="false"/>
          <w:color w:val="1A1A1A"/>
          <w:sz w:val="22"/>
          <w:szCs w:val="22"/>
        </w:rPr>
        <w:t xml:space="preserve"> apoyándose en el API y los datos estándar del CRM.</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Estándares y buenas prácticas generales del API HTTP RESTful de Sports World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Arquitectura escalable y modular orientada a facilitar la integración entre plataformas, conforme 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Principios de diseño:</w:t>
      </w:r>
      <w:r>
        <w:rPr>
          <w:rFonts w:ascii="Liberation Serif" w:cs="Liberation Serif" w:eastAsia="Liberation Serif" w:hAnsi="Liberation Serif"/>
          <w:b w:val="false"/>
          <w:bCs w:val="false"/>
          <w:i w:val="false"/>
          <w:iCs w:val="false"/>
          <w:color w:val="1A1A1A"/>
          <w:sz w:val="22"/>
          <w:szCs w:val="22"/>
        </w:rPr>
        <w:t xml:space="preserve"> modelo </w:t>
      </w:r>
      <w:r>
        <w:rPr>
          <w:rFonts w:ascii="Liberation Serif" w:cs="Liberation Serif" w:eastAsia="Liberation Serif" w:hAnsi="Liberation Serif"/>
          <w:b/>
          <w:bCs/>
          <w:i w:val="false"/>
          <w:iCs w:val="false"/>
          <w:color w:val="1A1A1A"/>
          <w:sz w:val="22"/>
          <w:szCs w:val="22"/>
        </w:rPr>
        <w:t xml:space="preserve">cliente-servidor</w:t>
      </w:r>
      <w:r>
        <w:rPr>
          <w:rFonts w:ascii="Liberation Serif" w:cs="Liberation Serif" w:eastAsia="Liberation Serif" w:hAnsi="Liberation Serif"/>
          <w:b w:val="false"/>
          <w:bCs w:val="false"/>
          <w:i w:val="false"/>
          <w:iCs w:val="false"/>
          <w:color w:val="1A1A1A"/>
          <w:sz w:val="22"/>
          <w:szCs w:val="22"/>
        </w:rPr>
        <w:t xml:space="preserve"> (separa interfaz y almacenamiento, mejorando portabilidad y escalabilidad); </w:t>
      </w:r>
      <w:r>
        <w:rPr>
          <w:rFonts w:ascii="Liberation Serif" w:cs="Liberation Serif" w:eastAsia="Liberation Serif" w:hAnsi="Liberation Serif"/>
          <w:b/>
          <w:bCs/>
          <w:i w:val="false"/>
          <w:iCs w:val="false"/>
          <w:color w:val="1A1A1A"/>
          <w:sz w:val="22"/>
          <w:szCs w:val="22"/>
        </w:rPr>
        <w:t xml:space="preserve">sin estado</w:t>
      </w:r>
      <w:r>
        <w:rPr>
          <w:rFonts w:ascii="Liberation Serif" w:cs="Liberation Serif" w:eastAsia="Liberation Serif" w:hAnsi="Liberation Serif"/>
          <w:b w:val="false"/>
          <w:bCs w:val="false"/>
          <w:i w:val="false"/>
          <w:iCs w:val="false"/>
          <w:color w:val="1A1A1A"/>
          <w:sz w:val="22"/>
          <w:szCs w:val="22"/>
        </w:rPr>
        <w:t xml:space="preserve"> (cada petición contiene toda la información necesaria; el servidor no conserva el contexto de peticiones previas); </w:t>
      </w:r>
      <w:r>
        <w:rPr>
          <w:rFonts w:ascii="Liberation Serif" w:cs="Liberation Serif" w:eastAsia="Liberation Serif" w:hAnsi="Liberation Serif"/>
          <w:b/>
          <w:bCs/>
          <w:i w:val="false"/>
          <w:iCs w:val="false"/>
          <w:color w:val="1A1A1A"/>
          <w:sz w:val="22"/>
          <w:szCs w:val="22"/>
        </w:rPr>
        <w:t xml:space="preserve">caché</w:t>
      </w:r>
      <w:r>
        <w:rPr>
          <w:rFonts w:ascii="Liberation Serif" w:cs="Liberation Serif" w:eastAsia="Liberation Serif" w:hAnsi="Liberation Serif"/>
          <w:b w:val="false"/>
          <w:bCs w:val="false"/>
          <w:i w:val="false"/>
          <w:iCs w:val="false"/>
          <w:color w:val="1A1A1A"/>
          <w:sz w:val="22"/>
          <w:szCs w:val="22"/>
        </w:rPr>
        <w:t xml:space="preserve"> (las respuestas se definen explícitamente como almacenables en caché para optimizar el rendimiento y reducir la latencia); e </w:t>
      </w:r>
      <w:r>
        <w:rPr>
          <w:rFonts w:ascii="Liberation Serif" w:cs="Liberation Serif" w:eastAsia="Liberation Serif" w:hAnsi="Liberation Serif"/>
          <w:b/>
          <w:bCs/>
          <w:i w:val="false"/>
          <w:iCs w:val="false"/>
          <w:color w:val="1A1A1A"/>
          <w:sz w:val="22"/>
          <w:szCs w:val="22"/>
        </w:rPr>
        <w:t xml:space="preserve">interfaz uniforme</w:t>
      </w:r>
      <w:r>
        <w:rPr>
          <w:rFonts w:ascii="Liberation Serif" w:cs="Liberation Serif" w:eastAsia="Liberation Serif" w:hAnsi="Liberation Serif"/>
          <w:b w:val="false"/>
          <w:bCs w:val="false"/>
          <w:i w:val="false"/>
          <w:iCs w:val="false"/>
          <w:color w:val="1A1A1A"/>
          <w:sz w:val="22"/>
          <w:szCs w:val="22"/>
        </w:rPr>
        <w:t xml:space="preserve"> (identificación de recursos, manipulación mediante representaciones y mensajes descriptivos).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Convenciones HTTP:</w:t>
      </w:r>
      <w:r>
        <w:rPr>
          <w:rFonts w:ascii="Liberation Serif" w:cs="Liberation Serif" w:eastAsia="Liberation Serif" w:hAnsi="Liberation Serif"/>
          <w:b w:val="false"/>
          <w:bCs w:val="false"/>
          <w:i w:val="false"/>
          <w:iCs w:val="false"/>
          <w:color w:val="1A1A1A"/>
          <w:sz w:val="22"/>
          <w:szCs w:val="22"/>
        </w:rPr>
        <w:t xml:space="preserve"> URIs descriptivas con sustantivos en plural (p. ej. /usuarios, evitando verbos en la ruta); métodos </w:t>
      </w:r>
      <w:r>
        <w:rPr>
          <w:rFonts w:ascii="Liberation Serif" w:cs="Liberation Serif" w:eastAsia="Liberation Serif" w:hAnsi="Liberation Serif"/>
          <w:b/>
          <w:bCs/>
          <w:i w:val="false"/>
          <w:iCs w:val="false"/>
          <w:color w:val="1A1A1A"/>
          <w:sz w:val="22"/>
          <w:szCs w:val="22"/>
        </w:rPr>
        <w:t xml:space="preserve">GET</w:t>
      </w:r>
      <w:r>
        <w:rPr>
          <w:rFonts w:ascii="Liberation Serif" w:cs="Liberation Serif" w:eastAsia="Liberation Serif" w:hAnsi="Liberation Serif"/>
          <w:b w:val="false"/>
          <w:bCs w:val="false"/>
          <w:i w:val="false"/>
          <w:iCs w:val="false"/>
          <w:color w:val="1A1A1A"/>
          <w:sz w:val="22"/>
          <w:szCs w:val="22"/>
        </w:rPr>
        <w:t xml:space="preserve"> (lectura), </w:t>
      </w:r>
      <w:r>
        <w:rPr>
          <w:rFonts w:ascii="Liberation Serif" w:cs="Liberation Serif" w:eastAsia="Liberation Serif" w:hAnsi="Liberation Serif"/>
          <w:b/>
          <w:bCs/>
          <w:i w:val="false"/>
          <w:iCs w:val="false"/>
          <w:color w:val="1A1A1A"/>
          <w:sz w:val="22"/>
          <w:szCs w:val="22"/>
        </w:rPr>
        <w:t xml:space="preserve">POST</w:t>
      </w:r>
      <w:r>
        <w:rPr>
          <w:rFonts w:ascii="Liberation Serif" w:cs="Liberation Serif" w:eastAsia="Liberation Serif" w:hAnsi="Liberation Serif"/>
          <w:b w:val="false"/>
          <w:bCs w:val="false"/>
          <w:i w:val="false"/>
          <w:iCs w:val="false"/>
          <w:color w:val="1A1A1A"/>
          <w:sz w:val="22"/>
          <w:szCs w:val="22"/>
        </w:rPr>
        <w:t xml:space="preserve"> (creación), </w:t>
      </w:r>
      <w:r>
        <w:rPr>
          <w:rFonts w:ascii="Liberation Serif" w:cs="Liberation Serif" w:eastAsia="Liberation Serif" w:hAnsi="Liberation Serif"/>
          <w:b/>
          <w:bCs/>
          <w:i w:val="false"/>
          <w:iCs w:val="false"/>
          <w:color w:val="1A1A1A"/>
          <w:sz w:val="22"/>
          <w:szCs w:val="22"/>
        </w:rPr>
        <w:t xml:space="preserve">PUT</w:t>
      </w:r>
      <w:r>
        <w:rPr>
          <w:rFonts w:ascii="Liberation Serif" w:cs="Liberation Serif" w:eastAsia="Liberation Serif" w:hAnsi="Liberation Serif"/>
          <w:b w:val="false"/>
          <w:bCs w:val="false"/>
          <w:i w:val="false"/>
          <w:iCs w:val="false"/>
          <w:color w:val="1A1A1A"/>
          <w:sz w:val="22"/>
          <w:szCs w:val="22"/>
        </w:rPr>
        <w:t xml:space="preserve"> (actualización integral), </w:t>
      </w:r>
      <w:r>
        <w:rPr>
          <w:rFonts w:ascii="Liberation Serif" w:cs="Liberation Serif" w:eastAsia="Liberation Serif" w:hAnsi="Liberation Serif"/>
          <w:b/>
          <w:bCs/>
          <w:i w:val="false"/>
          <w:iCs w:val="false"/>
          <w:color w:val="1A1A1A"/>
          <w:sz w:val="22"/>
          <w:szCs w:val="22"/>
        </w:rPr>
        <w:t xml:space="preserve">PATCH</w:t>
      </w:r>
      <w:r>
        <w:rPr>
          <w:rFonts w:ascii="Liberation Serif" w:cs="Liberation Serif" w:eastAsia="Liberation Serif" w:hAnsi="Liberation Serif"/>
          <w:b w:val="false"/>
          <w:bCs w:val="false"/>
          <w:i w:val="false"/>
          <w:iCs w:val="false"/>
          <w:color w:val="1A1A1A"/>
          <w:sz w:val="22"/>
          <w:szCs w:val="22"/>
        </w:rPr>
        <w:t xml:space="preserve"> (modificación parcial) y </w:t>
      </w:r>
      <w:r>
        <w:rPr>
          <w:rFonts w:ascii="Liberation Serif" w:cs="Liberation Serif" w:eastAsia="Liberation Serif" w:hAnsi="Liberation Serif"/>
          <w:b/>
          <w:bCs/>
          <w:i w:val="false"/>
          <w:iCs w:val="false"/>
          <w:color w:val="1A1A1A"/>
          <w:sz w:val="22"/>
          <w:szCs w:val="22"/>
        </w:rPr>
        <w:t xml:space="preserve">DELETE</w:t>
      </w:r>
      <w:r>
        <w:rPr>
          <w:rFonts w:ascii="Liberation Serif" w:cs="Liberation Serif" w:eastAsia="Liberation Serif" w:hAnsi="Liberation Serif"/>
          <w:b w:val="false"/>
          <w:bCs w:val="false"/>
          <w:i w:val="false"/>
          <w:iCs w:val="false"/>
          <w:color w:val="1A1A1A"/>
          <w:sz w:val="22"/>
          <w:szCs w:val="22"/>
        </w:rPr>
        <w:t xml:space="preserve"> (eliminación); códigos de estado estándar (</w:t>
      </w:r>
      <w:r>
        <w:rPr>
          <w:rFonts w:ascii="Liberation Serif" w:cs="Liberation Serif" w:eastAsia="Liberation Serif" w:hAnsi="Liberation Serif"/>
          <w:b/>
          <w:bCs/>
          <w:i w:val="false"/>
          <w:iCs w:val="false"/>
          <w:color w:val="1A1A1A"/>
          <w:sz w:val="22"/>
          <w:szCs w:val="22"/>
        </w:rPr>
        <w:t xml:space="preserve">200</w:t>
      </w:r>
      <w:r>
        <w:rPr>
          <w:rFonts w:ascii="Liberation Serif" w:cs="Liberation Serif" w:eastAsia="Liberation Serif" w:hAnsi="Liberation Serif"/>
          <w:b w:val="false"/>
          <w:bCs w:val="false"/>
          <w:i w:val="false"/>
          <w:iCs w:val="false"/>
          <w:color w:val="1A1A1A"/>
          <w:sz w:val="22"/>
          <w:szCs w:val="22"/>
        </w:rPr>
        <w:t xml:space="preserve"> OK, </w:t>
      </w:r>
      <w:r>
        <w:rPr>
          <w:rFonts w:ascii="Liberation Serif" w:cs="Liberation Serif" w:eastAsia="Liberation Serif" w:hAnsi="Liberation Serif"/>
          <w:b/>
          <w:bCs/>
          <w:i w:val="false"/>
          <w:iCs w:val="false"/>
          <w:color w:val="1A1A1A"/>
          <w:sz w:val="22"/>
          <w:szCs w:val="22"/>
        </w:rPr>
        <w:t xml:space="preserve">201</w:t>
      </w:r>
      <w:r>
        <w:rPr>
          <w:rFonts w:ascii="Liberation Serif" w:cs="Liberation Serif" w:eastAsia="Liberation Serif" w:hAnsi="Liberation Serif"/>
          <w:b w:val="false"/>
          <w:bCs w:val="false"/>
          <w:i w:val="false"/>
          <w:iCs w:val="false"/>
          <w:color w:val="1A1A1A"/>
          <w:sz w:val="22"/>
          <w:szCs w:val="22"/>
        </w:rPr>
        <w:t xml:space="preserve"> Created, </w:t>
      </w:r>
      <w:r>
        <w:rPr>
          <w:rFonts w:ascii="Liberation Serif" w:cs="Liberation Serif" w:eastAsia="Liberation Serif" w:hAnsi="Liberation Serif"/>
          <w:b/>
          <w:bCs/>
          <w:i w:val="false"/>
          <w:iCs w:val="false"/>
          <w:color w:val="1A1A1A"/>
          <w:sz w:val="22"/>
          <w:szCs w:val="22"/>
        </w:rPr>
        <w:t xml:space="preserve">400</w:t>
      </w:r>
      <w:r>
        <w:rPr>
          <w:rFonts w:ascii="Liberation Serif" w:cs="Liberation Serif" w:eastAsia="Liberation Serif" w:hAnsi="Liberation Serif"/>
          <w:b w:val="false"/>
          <w:bCs w:val="false"/>
          <w:i w:val="false"/>
          <w:iCs w:val="false"/>
          <w:color w:val="1A1A1A"/>
          <w:sz w:val="22"/>
          <w:szCs w:val="22"/>
        </w:rPr>
        <w:t xml:space="preserve"> Bad Request, </w:t>
      </w:r>
      <w:r>
        <w:rPr>
          <w:rFonts w:ascii="Liberation Serif" w:cs="Liberation Serif" w:eastAsia="Liberation Serif" w:hAnsi="Liberation Serif"/>
          <w:b/>
          <w:bCs/>
          <w:i w:val="false"/>
          <w:iCs w:val="false"/>
          <w:color w:val="1A1A1A"/>
          <w:sz w:val="22"/>
          <w:szCs w:val="22"/>
        </w:rPr>
        <w:t xml:space="preserve">401</w:t>
      </w:r>
      <w:r>
        <w:rPr>
          <w:rFonts w:ascii="Liberation Serif" w:cs="Liberation Serif" w:eastAsia="Liberation Serif" w:hAnsi="Liberation Serif"/>
          <w:b w:val="false"/>
          <w:bCs w:val="false"/>
          <w:i w:val="false"/>
          <w:iCs w:val="false"/>
          <w:color w:val="1A1A1A"/>
          <w:sz w:val="22"/>
          <w:szCs w:val="22"/>
        </w:rPr>
        <w:t xml:space="preserve"> Unauthorized, </w:t>
      </w:r>
      <w:r>
        <w:rPr>
          <w:rFonts w:ascii="Liberation Serif" w:cs="Liberation Serif" w:eastAsia="Liberation Serif" w:hAnsi="Liberation Serif"/>
          <w:b/>
          <w:bCs/>
          <w:i w:val="false"/>
          <w:iCs w:val="false"/>
          <w:color w:val="1A1A1A"/>
          <w:sz w:val="22"/>
          <w:szCs w:val="22"/>
        </w:rPr>
        <w:t xml:space="preserve">404</w:t>
      </w:r>
      <w:r>
        <w:rPr>
          <w:rFonts w:ascii="Liberation Serif" w:cs="Liberation Serif" w:eastAsia="Liberation Serif" w:hAnsi="Liberation Serif"/>
          <w:b w:val="false"/>
          <w:bCs w:val="false"/>
          <w:i w:val="false"/>
          <w:iCs w:val="false"/>
          <w:color w:val="1A1A1A"/>
          <w:sz w:val="22"/>
          <w:szCs w:val="22"/>
        </w:rPr>
        <w:t xml:space="preserve"> Not Found, </w:t>
      </w:r>
      <w:r>
        <w:rPr>
          <w:rFonts w:ascii="Liberation Serif" w:cs="Liberation Serif" w:eastAsia="Liberation Serif" w:hAnsi="Liberation Serif"/>
          <w:b/>
          <w:bCs/>
          <w:i w:val="false"/>
          <w:iCs w:val="false"/>
          <w:color w:val="1A1A1A"/>
          <w:sz w:val="22"/>
          <w:szCs w:val="22"/>
        </w:rPr>
        <w:t xml:space="preserve">500</w:t>
      </w:r>
      <w:r>
        <w:rPr>
          <w:rFonts w:ascii="Liberation Serif" w:cs="Liberation Serif" w:eastAsia="Liberation Serif" w:hAnsi="Liberation Serif"/>
          <w:b w:val="false"/>
          <w:bCs w:val="false"/>
          <w:i w:val="false"/>
          <w:iCs w:val="false"/>
          <w:color w:val="1A1A1A"/>
          <w:sz w:val="22"/>
          <w:szCs w:val="22"/>
        </w:rPr>
        <w:t xml:space="preserve"> Internal Server Error); e intercambio de datos en </w:t>
      </w:r>
      <w:r>
        <w:rPr>
          <w:rFonts w:ascii="Liberation Serif" w:cs="Liberation Serif" w:eastAsia="Liberation Serif" w:hAnsi="Liberation Serif"/>
          <w:b/>
          <w:bCs/>
          <w:i w:val="false"/>
          <w:iCs w:val="false"/>
          <w:color w:val="1A1A1A"/>
          <w:sz w:val="22"/>
          <w:szCs w:val="22"/>
        </w:rPr>
        <w:t xml:space="preserve">JSON</w:t>
      </w:r>
      <w:r>
        <w:rPr>
          <w:rFonts w:ascii="Liberation Serif" w:cs="Liberation Serif" w:eastAsia="Liberation Serif" w:hAnsi="Liberation Serif"/>
          <w:b w:val="false"/>
          <w:bCs w:val="false"/>
          <w:i w:val="false"/>
          <w:iCs w:val="false"/>
          <w:color w:val="1A1A1A"/>
          <w:sz w:val="22"/>
          <w:szCs w:val="22"/>
        </w:rPr>
        <w:t xml:space="preserve"> (Content-Type: application/json).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Versionado y seguridad:</w:t>
      </w:r>
      <w:r>
        <w:rPr>
          <w:rFonts w:ascii="Liberation Serif" w:cs="Liberation Serif" w:eastAsia="Liberation Serif" w:hAnsi="Liberation Serif"/>
          <w:b w:val="false"/>
          <w:bCs w:val="false"/>
          <w:i w:val="false"/>
          <w:iCs w:val="false"/>
          <w:color w:val="1A1A1A"/>
          <w:sz w:val="22"/>
          <w:szCs w:val="22"/>
        </w:rPr>
        <w:t xml:space="preserve"> versionamiento en la URI para garantizar la retrocompatibilidad (p. ej. /</w:t>
      </w:r>
      <w:del w:id="842" w:author="LSSM" w:date="2026-09-10T12:00:00Z">
        <w:r>
          <w:rPr>
            <w:rFonts w:ascii="Liberation Serif" w:cs="Liberation Serif" w:eastAsia="Liberation Serif" w:hAnsi="Liberation Serif"/>
            <w:b w:val="false"/>
            <w:bCs w:val="false"/>
            <w:i w:val="false"/>
            <w:iCs w:val="false"/>
            <w:color w:val="1A1A1A"/>
            <w:sz w:val="22"/>
            <w:szCs w:val="22"/>
          </w:rPr>
          <w:delText xml:space="preserve"> </w:delText>
        </w:r>
      </w:del>
      <w:r>
        <w:rPr>
          <w:rFonts w:ascii="Liberation Serif" w:cs="Liberation Serif" w:eastAsia="Liberation Serif" w:hAnsi="Liberation Serif"/>
          <w:b w:val="false"/>
          <w:bCs w:val="false"/>
          <w:i w:val="false"/>
          <w:iCs w:val="false"/>
          <w:color w:val="1A1A1A"/>
          <w:sz w:val="22"/>
          <w:szCs w:val="22"/>
        </w:rPr>
        <w:t xml:space="preserve">v1/usuarios); uso obligatorio de </w:t>
      </w:r>
      <w:r>
        <w:rPr>
          <w:rFonts w:ascii="Liberation Serif" w:cs="Liberation Serif" w:eastAsia="Liberation Serif" w:hAnsi="Liberation Serif"/>
          <w:b/>
          <w:bCs/>
          <w:i w:val="false"/>
          <w:iCs w:val="false"/>
          <w:color w:val="1A1A1A"/>
          <w:sz w:val="22"/>
          <w:szCs w:val="22"/>
        </w:rPr>
        <w:t xml:space="preserve">HTTPS</w:t>
      </w:r>
      <w:r>
        <w:rPr>
          <w:rFonts w:ascii="Liberation Serif" w:cs="Liberation Serif" w:eastAsia="Liberation Serif" w:hAnsi="Liberation Serif"/>
          <w:b w:val="false"/>
          <w:bCs w:val="false"/>
          <w:i w:val="false"/>
          <w:iCs w:val="false"/>
          <w:color w:val="1A1A1A"/>
          <w:sz w:val="22"/>
          <w:szCs w:val="22"/>
        </w:rPr>
        <w:t xml:space="preserve">; y autorización mediante </w:t>
      </w:r>
      <w:r>
        <w:rPr>
          <w:rFonts w:ascii="Liberation Serif" w:cs="Liberation Serif" w:eastAsia="Liberation Serif" w:hAnsi="Liberation Serif"/>
          <w:b/>
          <w:bCs/>
          <w:i w:val="false"/>
          <w:iCs w:val="false"/>
          <w:color w:val="1A1A1A"/>
          <w:sz w:val="22"/>
          <w:szCs w:val="22"/>
        </w:rPr>
        <w:t xml:space="preserve">Bearer Token, OAuth 2.0 o JWT</w:t>
      </w:r>
      <w:r>
        <w:rPr>
          <w:rFonts w:ascii="Liberation Serif" w:cs="Liberation Serif" w:eastAsia="Liberation Serif" w:hAnsi="Liberation Serif"/>
          <w:b w:val="false"/>
          <w:bCs w:val="false"/>
          <w:i w:val="false"/>
          <w:iCs w:val="false"/>
          <w:color w:val="1A1A1A"/>
          <w:sz w:val="22"/>
          <w:szCs w:val="22"/>
        </w:rPr>
        <w:t xml:space="preserve"> (o esquema equivalente, con alcance y rotación).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Documentación:</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para generar interfaces interactivas de consumo;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es una opción válida de documentación.</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puntos de acceso, esquemas de autenticación y niveles de servicio enunciados en los Bloques A, B y D se interpretan sobre esta base general y quedan sujetos al procedimiento de definición conjunta antes descrito.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Datos y servicios que EL CLIENTE expone desde el CRM</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Sobre la base anterior, EL CLIENTE pondrá a disposición —vía su API estándar o export estructurado equivalente, para que el middleware de EL PRESTADOR los consuma— la siguiente información operativa, mantenida vigente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Estatus de cada club:</w:t>
      </w:r>
      <w:r>
        <w:rPr>
          <w:rFonts w:ascii="Liberation Serif" w:cs="Liberation Serif" w:eastAsia="Liberation Serif" w:hAnsi="Liberation Serif"/>
          <w:b w:val="false"/>
          <w:bCs w:val="false"/>
          <w:i w:val="false"/>
          <w:iCs w:val="false"/>
          <w:color w:val="1A1A1A"/>
          <w:sz w:val="22"/>
          <w:szCs w:val="22"/>
        </w:rPr>
        <w:t xml:space="preserve"> activo, cerrado temporalmente o cerrado definitivamente.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Coordenadas geográficas</w:t>
      </w:r>
      <w:r>
        <w:rPr>
          <w:rFonts w:ascii="Liberation Serif" w:cs="Liberation Serif" w:eastAsia="Liberation Serif" w:hAnsi="Liberation Serif"/>
          <w:b w:val="false"/>
          <w:bCs w:val="false"/>
          <w:i w:val="false"/>
          <w:iCs w:val="false"/>
          <w:color w:val="1A1A1A"/>
          <w:sz w:val="22"/>
          <w:szCs w:val="22"/>
        </w:rPr>
        <w:t xml:space="preserve"> de cada club (ver </w:t>
      </w:r>
      <w:r>
        <w:rPr>
          <w:rFonts w:ascii="Liberation Serif" w:cs="Liberation Serif" w:eastAsia="Liberation Serif" w:hAnsi="Liberation Serif"/>
          <w:b w:val="false"/>
          <w:bCs w:val="false"/>
          <w:i/>
          <w:iCs/>
          <w:color w:val="1A1A1A"/>
          <w:sz w:val="22"/>
          <w:szCs w:val="22"/>
        </w:rPr>
        <w:t xml:space="preserve">Nota de geolocalización</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Amenidades por club</w:t>
      </w:r>
      <w:r>
        <w:rPr>
          <w:rFonts w:ascii="Liberation Serif" w:cs="Liberation Serif" w:eastAsia="Liberation Serif" w:hAnsi="Liberation Serif"/>
          <w:b w:val="false"/>
          <w:bCs w:val="false"/>
          <w:i w:val="false"/>
          <w:iCs w:val="false"/>
          <w:color w:val="1A1A1A"/>
          <w:sz w:val="22"/>
          <w:szCs w:val="22"/>
        </w:rPr>
        <w:t xml:space="preserve"> (alberca, FitKidz, sauna, pádel, etc.).</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Clases ofrecidas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por clase y por club</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visibilidad de una semana</w:t>
      </w:r>
      <w:r>
        <w:rPr>
          <w:rFonts w:ascii="Liberation Serif" w:cs="Liberation Serif" w:eastAsia="Liberation Serif" w:hAnsi="Liberation Serif"/>
          <w:b w:val="false"/>
          <w:bCs w:val="false"/>
          <w:i w:val="false"/>
          <w:iCs w:val="false"/>
          <w:color w:val="1A1A1A"/>
          <w:sz w:val="22"/>
          <w:szCs w:val="22"/>
        </w:rPr>
        <w:t xml:space="preserve">, en el entendido de que las clases tienen una periodicidad </w:t>
      </w:r>
      <w:r>
        <w:rPr>
          <w:rFonts w:ascii="Liberation Serif" w:cs="Liberation Serif" w:eastAsia="Liberation Serif" w:hAnsi="Liberation Serif"/>
          <w:b/>
          <w:bCs/>
          <w:i w:val="false"/>
          <w:iCs w:val="false"/>
          <w:color w:val="1A1A1A"/>
          <w:sz w:val="22"/>
          <w:szCs w:val="22"/>
        </w:rPr>
        <w:t xml:space="preserve">mínima semanal</w:t>
      </w:r>
      <w:r>
        <w:rPr>
          <w:rFonts w:ascii="Liberation Serif" w:cs="Liberation Serif" w:eastAsia="Liberation Serif" w:hAnsi="Liberation Serif"/>
          <w:b w:val="false"/>
          <w:bCs w:val="false"/>
          <w:i w:val="false"/>
          <w:iCs w:val="false"/>
          <w:color w:val="1A1A1A"/>
          <w:sz w:val="22"/>
          <w:szCs w:val="22"/>
        </w:rPr>
        <w:t xml:space="preserve"> (una vez por semana o más).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Horarios de atención por club.</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Tarifas a publicar en línea:</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tipo de plan</w:t>
      </w:r>
      <w:r>
        <w:rPr>
          <w:rFonts w:ascii="Liberation Serif" w:cs="Liberation Serif" w:eastAsia="Liberation Serif" w:hAnsi="Liberation Serif"/>
          <w:b w:val="false"/>
          <w:bCs w:val="false"/>
          <w:i w:val="false"/>
          <w:iCs w:val="false"/>
          <w:color w:val="1A1A1A"/>
          <w:sz w:val="22"/>
          <w:szCs w:val="22"/>
        </w:rPr>
        <w:t xml:space="preserve">; por </w:t>
      </w:r>
      <w:r>
        <w:rPr>
          <w:rFonts w:ascii="Liberation Serif" w:cs="Liberation Serif" w:eastAsia="Liberation Serif" w:hAnsi="Liberation Serif"/>
          <w:b/>
          <w:bCs/>
          <w:i w:val="false"/>
          <w:iCs w:val="false"/>
          <w:color w:val="1A1A1A"/>
          <w:sz w:val="22"/>
          <w:szCs w:val="22"/>
        </w:rPr>
        <w:t xml:space="preserve">club</w:t>
      </w:r>
      <w:r>
        <w:rPr>
          <w:rFonts w:ascii="Liberation Serif" w:cs="Liberation Serif" w:eastAsia="Liberation Serif" w:hAnsi="Liberation Serif"/>
          <w:b w:val="false"/>
          <w:bCs w:val="false"/>
          <w:i w:val="false"/>
          <w:iCs w:val="false"/>
          <w:color w:val="1A1A1A"/>
          <w:sz w:val="22"/>
          <w:szCs w:val="22"/>
        </w:rPr>
        <w:t xml:space="preserve"> (cuando varíen por club); </w:t>
      </w:r>
      <w:r>
        <w:rPr>
          <w:rFonts w:ascii="Liberation Serif" w:cs="Liberation Serif" w:eastAsia="Liberation Serif" w:hAnsi="Liberation Serif"/>
          <w:b/>
          <w:bCs/>
          <w:i w:val="false"/>
          <w:iCs w:val="false"/>
          <w:color w:val="1A1A1A"/>
          <w:sz w:val="22"/>
          <w:szCs w:val="22"/>
        </w:rPr>
        <w:t xml:space="preserve">Multiclub</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FitKidz</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otros servicios</w:t>
      </w:r>
      <w:r>
        <w:rPr>
          <w:rFonts w:ascii="Liberation Serif" w:cs="Liberation Serif" w:eastAsia="Liberation Serif" w:hAnsi="Liberation Serif"/>
          <w:b w:val="false"/>
          <w:bCs w:val="false"/>
          <w:i w:val="false"/>
          <w:iCs w:val="false"/>
          <w:color w:val="1A1A1A"/>
          <w:sz w:val="22"/>
          <w:szCs w:val="22"/>
        </w:rPr>
        <w:t xml:space="preserve"> (p. ej. entrenamiento personal / </w:t>
      </w:r>
      <w:r>
        <w:rPr>
          <w:rFonts w:ascii="Liberation Serif" w:cs="Liberation Serif" w:eastAsia="Liberation Serif" w:hAnsi="Liberation Serif"/>
          <w:b w:val="false"/>
          <w:bCs w:val="false"/>
          <w:i/>
          <w:iCs/>
          <w:color w:val="1A1A1A"/>
          <w:sz w:val="22"/>
          <w:szCs w:val="22"/>
        </w:rPr>
        <w:t xml:space="preserve">Personal Trainer</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Descuentos y promociones</w:t>
      </w:r>
      <w:r>
        <w:rPr>
          <w:rFonts w:ascii="Liberation Serif" w:cs="Liberation Serif" w:eastAsia="Liberation Serif" w:hAnsi="Liberation Serif"/>
          <w:b w:val="false"/>
          <w:bCs w:val="false"/>
          <w:i w:val="false"/>
          <w:iCs w:val="false"/>
          <w:color w:val="1A1A1A"/>
          <w:sz w:val="22"/>
          <w:szCs w:val="22"/>
        </w:rPr>
        <w:t xml:space="preserve"> vigentes.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Estado de la visita guiada</w:t>
      </w:r>
      <w:r>
        <w:rPr>
          <w:rFonts w:ascii="Liberation Serif" w:cs="Liberation Serif" w:eastAsia="Liberation Serif" w:hAnsi="Liberation Serif"/>
          <w:b w:val="false"/>
          <w:bCs w:val="false"/>
          <w:i w:val="false"/>
          <w:iCs w:val="false"/>
          <w:color w:val="1A1A1A"/>
          <w:sz w:val="22"/>
          <w:szCs w:val="22"/>
        </w:rPr>
        <w:t xml:space="preserve"> de cada prospecto (</w:t>
      </w:r>
      <w:r>
        <w:rPr>
          <w:rFonts w:ascii="Liberation Serif" w:cs="Liberation Serif" w:eastAsia="Liberation Serif" w:hAnsi="Liberation Serif"/>
          <w:b/>
          <w:bCs/>
          <w:i w:val="false"/>
          <w:iCs w:val="false"/>
          <w:color w:val="1A1A1A"/>
          <w:sz w:val="22"/>
          <w:szCs w:val="22"/>
        </w:rPr>
        <w:t xml:space="preserve">agendada → proporcionada/realizada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activación de membresía</w:t>
      </w:r>
      <w:r>
        <w:rPr>
          <w:rFonts w:ascii="Liberation Serif" w:cs="Liberation Serif" w:eastAsia="Liberation Serif" w:hAnsi="Liberation Serif"/>
          <w:b w:val="false"/>
          <w:bCs w:val="false"/>
          <w:i w:val="false"/>
          <w:iCs w:val="false"/>
          <w:color w:val="1A1A1A"/>
          <w:sz w:val="22"/>
          <w:szCs w:val="22"/>
        </w:rPr>
        <w:t xml:space="preserve"> asociada</w:t>
      </w:r>
      <w:ins w:id="843"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844" w:author="LSSM" w:date="2026-09-10T12:00:00Z">
        <w:r>
          <w:rPr>
            <w:rFonts w:ascii="Liberation Serif" w:cs="Liberation Serif" w:eastAsia="Liberation Serif" w:hAnsi="Liberation Serif"/>
            <w:b/>
            <w:bCs/>
            <w:i w:val="false"/>
            <w:iCs w:val="false"/>
            <w:color w:val="1A1A1A"/>
            <w:sz w:val="22"/>
            <w:szCs w:val="22"/>
          </w:rPr>
          <w:t xml:space="preserve">con el número de membresía y el teléfono del nuevo socio</w:t>
        </w:r>
      </w:ins>
      <w:r>
        <w:rPr>
          <w:rFonts w:ascii="Liberation Serif" w:cs="Liberation Serif" w:eastAsia="Liberation Serif" w:hAnsi="Liberation Serif"/>
          <w:b w:val="false"/>
          <w:bCs w:val="false"/>
          <w:i w:val="false"/>
          <w:iCs w:val="false"/>
          <w:color w:val="1A1A1A"/>
          <w:sz w:val="22"/>
          <w:szCs w:val="22"/>
        </w:rPr>
        <w:t xml:space="preserve"> — para las etapas de </w:t>
      </w:r>
      <w:r>
        <w:rPr>
          <w:rFonts w:ascii="Liberation Serif" w:cs="Liberation Serif" w:eastAsia="Liberation Serif" w:hAnsi="Liberation Serif"/>
          <w:b w:val="false"/>
          <w:bCs w:val="false"/>
          <w:i/>
          <w:iCs/>
          <w:color w:val="1A1A1A"/>
          <w:sz w:val="22"/>
          <w:szCs w:val="22"/>
        </w:rPr>
        <w:t xml:space="preserve">visita proporcionada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val="false"/>
          <w:bCs w:val="false"/>
          <w:i/>
          <w:iCs/>
          <w:color w:val="1A1A1A"/>
          <w:sz w:val="22"/>
          <w:szCs w:val="22"/>
        </w:rPr>
        <w:t xml:space="preserve">nueva membresía</w:t>
      </w:r>
      <w:r>
        <w:rPr>
          <w:rFonts w:ascii="Liberation Serif" w:cs="Liberation Serif" w:eastAsia="Liberation Serif" w:hAnsi="Liberation Serif"/>
          <w:b w:val="false"/>
          <w:bCs w:val="false"/>
          <w:i w:val="false"/>
          <w:iCs w:val="false"/>
          <w:color w:val="1A1A1A"/>
          <w:sz w:val="22"/>
          <w:szCs w:val="22"/>
        </w:rPr>
        <w:t xml:space="preserve"> del funnel de resultados (Anexo Dos).</w:t>
      </w:r>
    </w:p>
    <w:p>
      <w:pPr>
        <w:spacing w:after="140" w:line="264"/>
        <w:jc w:val="both"/>
      </w:pPr>
      <w:del w:id="845" w:author="LSSM" w:date="2026-09-10T12:00:00Z">
        <w:r>
          <w:rPr>
            <w:rFonts w:ascii="Liberation Serif" w:cs="Liberation Serif" w:eastAsia="Liberation Serif" w:hAnsi="Liberation Serif"/>
            <w:b w:val="false"/>
            <w:bCs w:val="false"/>
            <w:i w:val="false"/>
            <w:iCs w:val="false"/>
            <w:color w:val="1A1A1A"/>
            <w:sz w:val="22"/>
            <w:szCs w:val="22"/>
          </w:rPr>
          <w:delText xml:space="preserve">Frecuencia de actualización. En tiempo real se consultan los precios y las clases por club (horarios y fechas). Una vez al día se sincronizan el estatus del club, los horarios de atención y las amenidades.</w:delText>
        </w:r>
      </w:del>
    </w:p>
    <w:p>
      <w:pPr>
        <w:spacing w:after="80" w:line="264"/>
        <w:ind w:left="540" w:hanging="280"/>
        <w:jc w:val="both"/>
      </w:pPr>
      <w:ins w:id="846" w:author="LSSM" w:date="2026-09-10T12:00:00Z">
        <w:r>
          <w:rPr>
            <w:rFonts w:ascii="Liberation Serif" w:cs="Liberation Serif" w:eastAsia="Liberation Serif" w:hAnsi="Liberation Serif"/>
            <w:b w:val="false"/>
            <w:bCs w:val="false"/>
            <w:color w:val="1A1A1A"/>
            <w:sz w:val="22"/>
            <w:szCs w:val="22"/>
          </w:rPr>
          <w:t xml:space="preserve">• </w:t>
        </w:r>
      </w:ins>
      <w:ins w:id="847" w:author="LSSM" w:date="2026-09-10T12:00:00Z">
        <w:r>
          <w:rPr>
            <w:rFonts w:ascii="Liberation Serif" w:cs="Liberation Serif" w:eastAsia="Liberation Serif" w:hAnsi="Liberation Serif"/>
            <w:b/>
            <w:bCs/>
            <w:i w:val="false"/>
            <w:iCs w:val="false"/>
            <w:color w:val="1A1A1A"/>
            <w:sz w:val="22"/>
            <w:szCs w:val="22"/>
          </w:rPr>
          <w:t xml:space="preserve">Cancelación de membresía:</w:t>
        </w:r>
      </w:ins>
      <w:ins w:id="848"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849" w:author="LSSM" w:date="2026-09-10T12:00:00Z">
        <w:r>
          <w:rPr>
            <w:rFonts w:ascii="Liberation Serif" w:cs="Liberation Serif" w:eastAsia="Liberation Serif" w:hAnsi="Liberation Serif"/>
            <w:b/>
            <w:bCs/>
            <w:i w:val="false"/>
            <w:iCs w:val="false"/>
            <w:color w:val="1A1A1A"/>
            <w:sz w:val="22"/>
            <w:szCs w:val="22"/>
          </w:rPr>
          <w:t xml:space="preserve">número de membresía</w:t>
        </w:r>
      </w:ins>
      <w:ins w:id="850"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851" w:author="LSSM" w:date="2026-09-10T12:00:00Z">
        <w:r>
          <w:rPr>
            <w:rFonts w:ascii="Liberation Serif" w:cs="Liberation Serif" w:eastAsia="Liberation Serif" w:hAnsi="Liberation Serif"/>
            <w:b/>
            <w:bCs/>
            <w:i w:val="false"/>
            <w:iCs w:val="false"/>
            <w:color w:val="1A1A1A"/>
            <w:sz w:val="22"/>
            <w:szCs w:val="22"/>
          </w:rPr>
          <w:t xml:space="preserve">fecha de cancelación</w:t>
        </w:r>
      </w:ins>
      <w:ins w:id="852" w:author="LSSM" w:date="2026-09-10T12:00:00Z">
        <w:r>
          <w:rPr>
            <w:rFonts w:ascii="Liberation Serif" w:cs="Liberation Serif" w:eastAsia="Liberation Serif" w:hAnsi="Liberation Serif"/>
            <w:b w:val="false"/>
            <w:bCs w:val="false"/>
            <w:i w:val="false"/>
            <w:iCs w:val="false"/>
            <w:color w:val="1A1A1A"/>
            <w:sz w:val="22"/>
            <w:szCs w:val="22"/>
          </w:rPr>
          <w:t xml:space="preserve"> y, cuando el CRM lo registre, </w:t>
        </w:r>
      </w:ins>
      <w:ins w:id="853" w:author="LSSM" w:date="2026-09-10T12:00:00Z">
        <w:r>
          <w:rPr>
            <w:rFonts w:ascii="Liberation Serif" w:cs="Liberation Serif" w:eastAsia="Liberation Serif" w:hAnsi="Liberation Serif"/>
            <w:b/>
            <w:bCs/>
            <w:i w:val="false"/>
            <w:iCs w:val="false"/>
            <w:color w:val="1A1A1A"/>
            <w:sz w:val="22"/>
            <w:szCs w:val="22"/>
          </w:rPr>
          <w:t xml:space="preserve">motivo de la cancelación</w:t>
        </w:r>
      </w:ins>
      <w:ins w:id="854" w:author="LSSM" w:date="2026-09-10T12:00:00Z">
        <w:r>
          <w:rPr>
            <w:rFonts w:ascii="Liberation Serif" w:cs="Liberation Serif" w:eastAsia="Liberation Serif" w:hAnsi="Liberation Serif"/>
            <w:b w:val="false"/>
            <w:bCs w:val="false"/>
            <w:i w:val="false"/>
            <w:iCs w:val="false"/>
            <w:color w:val="1A1A1A"/>
            <w:sz w:val="22"/>
            <w:szCs w:val="22"/>
          </w:rPr>
          <w:t xml:space="preserve"> — por API o por entrega periódica bajo el mismo régimen y las mismas salvaguardas que la </w:t>
        </w:r>
      </w:ins>
      <w:ins w:id="855" w:author="LSSM" w:date="2026-09-10T12:00:00Z">
        <w:r>
          <w:rPr>
            <w:rFonts w:ascii="Liberation Serif" w:cs="Liberation Serif" w:eastAsia="Liberation Serif" w:hAnsi="Liberation Serif"/>
            <w:b w:val="false"/>
            <w:bCs w:val="false"/>
            <w:i/>
            <w:iCs/>
            <w:color w:val="1A1A1A"/>
            <w:sz w:val="22"/>
            <w:szCs w:val="22"/>
          </w:rPr>
          <w:t xml:space="preserve">Vía alternativa para el dato de membresías nuevas</w:t>
        </w:r>
      </w:ins>
      <w:ins w:id="856" w:author="LSSM" w:date="2026-09-10T12:00:00Z">
        <w:r>
          <w:rPr>
            <w:rFonts w:ascii="Liberation Serif" w:cs="Liberation Serif" w:eastAsia="Liberation Serif" w:hAnsi="Liberation Serif"/>
            <w:b w:val="false"/>
            <w:bCs w:val="false"/>
            <w:i w:val="false"/>
            <w:iCs w:val="false"/>
            <w:color w:val="1A1A1A"/>
            <w:sz w:val="22"/>
            <w:szCs w:val="22"/>
          </w:rPr>
          <w:t xml:space="preserve"> prevista en este Anexo. Este dato habilita la </w:t>
        </w:r>
      </w:ins>
      <w:ins w:id="857" w:author="LSSM" w:date="2026-09-10T12:00:00Z">
        <w:r>
          <w:rPr>
            <w:rFonts w:ascii="Liberation Serif" w:cs="Liberation Serif" w:eastAsia="Liberation Serif" w:hAnsi="Liberation Serif"/>
            <w:b/>
            <w:bCs/>
            <w:i w:val="false"/>
            <w:iCs w:val="false"/>
            <w:color w:val="1A1A1A"/>
            <w:sz w:val="22"/>
            <w:szCs w:val="22"/>
          </w:rPr>
          <w:t xml:space="preserve">medición de retención</w:t>
        </w:r>
      </w:ins>
      <w:ins w:id="858" w:author="LSSM" w:date="2026-09-10T12:00:00Z">
        <w:r>
          <w:rPr>
            <w:rFonts w:ascii="Liberation Serif" w:cs="Liberation Serif" w:eastAsia="Liberation Serif" w:hAnsi="Liberation Serif"/>
            <w:b w:val="false"/>
            <w:bCs w:val="false"/>
            <w:i w:val="false"/>
            <w:iCs w:val="false"/>
            <w:color w:val="1A1A1A"/>
            <w:sz w:val="22"/>
            <w:szCs w:val="22"/>
          </w:rPr>
          <w:t xml:space="preserve"> del funnel de resultados; su ausencia no suspende plazos ni afecta los KPIs comprometidos en el Anexo Dos.</w:t>
        </w:r>
      </w:ins>
    </w:p>
    <w:p>
      <w:pPr>
        <w:pBdr>
          <w:left w:val="single" w:color="C9CED6" w:sz="12" w:space="8"/>
        </w:pBdr>
        <w:spacing w:after="140" w:line="264"/>
        <w:ind w:left="400" w:right="200"/>
        <w:jc w:val="both"/>
      </w:pPr>
      <w:ins w:id="859" w:author="LSSM" w:date="2026-09-10T12:00:00Z">
        <w:r>
          <w:rPr>
            <w:rFonts w:ascii="Liberation Serif" w:cs="Liberation Serif" w:eastAsia="Liberation Serif" w:hAnsi="Liberation Serif"/>
            <w:b/>
            <w:bCs/>
            <w:i w:val="false"/>
            <w:iCs w:val="false"/>
            <w:color w:val="1A1A1A"/>
            <w:sz w:val="20"/>
            <w:szCs w:val="20"/>
          </w:rPr>
          <w:t xml:space="preserve">Frecuencia de actualización.</w:t>
        </w:r>
      </w:ins>
      <w:ins w:id="860" w:author="LSSM" w:date="2026-09-10T12:00:00Z">
        <w:r>
          <w:rPr>
            <w:rFonts w:ascii="Liberation Serif" w:cs="Liberation Serif" w:eastAsia="Liberation Serif" w:hAnsi="Liberation Serif"/>
            <w:b w:val="false"/>
            <w:bCs w:val="false"/>
            <w:i w:val="false"/>
            <w:iCs w:val="false"/>
            <w:color w:val="1A1A1A"/>
            <w:sz w:val="20"/>
            <w:szCs w:val="20"/>
          </w:rPr>
          <w:t xml:space="preserve"> La totalidad del catálogo —</w:t>
        </w:r>
      </w:ins>
      <w:ins w:id="861" w:author="LSSM" w:date="2026-09-10T12:00:00Z">
        <w:r>
          <w:rPr>
            <w:rFonts w:ascii="Liberation Serif" w:cs="Liberation Serif" w:eastAsia="Liberation Serif" w:hAnsi="Liberation Serif"/>
            <w:b/>
            <w:bCs/>
            <w:i w:val="false"/>
            <w:iCs w:val="false"/>
            <w:color w:val="1A1A1A"/>
            <w:sz w:val="20"/>
            <w:szCs w:val="20"/>
          </w:rPr>
          <w:t xml:space="preserve">estatus del club, coordenadas, amenidades, clases, horarios de clase, horarios de atención, tarifas, descuentos y promociones</w:t>
        </w:r>
      </w:ins>
      <w:ins w:id="862" w:author="LSSM" w:date="2026-09-10T12:00:00Z">
        <w:r>
          <w:rPr>
            <w:rFonts w:ascii="Liberation Serif" w:cs="Liberation Serif" w:eastAsia="Liberation Serif" w:hAnsi="Liberation Serif"/>
            <w:b w:val="false"/>
            <w:bCs w:val="false"/>
            <w:i w:val="false"/>
            <w:iCs w:val="false"/>
            <w:color w:val="1A1A1A"/>
            <w:sz w:val="20"/>
            <w:szCs w:val="20"/>
          </w:rPr>
          <w:t xml:space="preserve">— se sincroniza </w:t>
        </w:r>
      </w:ins>
      <w:ins w:id="863" w:author="LSSM" w:date="2026-09-10T12:00:00Z">
        <w:r>
          <w:rPr>
            <w:rFonts w:ascii="Liberation Serif" w:cs="Liberation Serif" w:eastAsia="Liberation Serif" w:hAnsi="Liberation Serif"/>
            <w:b/>
            <w:bCs/>
            <w:i w:val="false"/>
            <w:iCs w:val="false"/>
            <w:color w:val="1A1A1A"/>
            <w:sz w:val="20"/>
            <w:szCs w:val="20"/>
          </w:rPr>
          <w:t xml:space="preserve">una vez al día, con corte a las 06:00 (hora de la Ciudad de México)</w:t>
        </w:r>
      </w:ins>
      <w:ins w:id="864" w:author="LSSM" w:date="2026-09-10T12:00:00Z">
        <w:r>
          <w:rPr>
            <w:rFonts w:ascii="Liberation Serif" w:cs="Liberation Serif" w:eastAsia="Liberation Serif" w:hAnsi="Liberation Serif"/>
            <w:b w:val="false"/>
            <w:bCs w:val="false"/>
            <w:i w:val="false"/>
            <w:iCs w:val="false"/>
            <w:color w:val="1A1A1A"/>
            <w:sz w:val="20"/>
            <w:szCs w:val="20"/>
          </w:rPr>
          <w:t xml:space="preserve">. Lo registrado en el CRM hasta las </w:t>
        </w:r>
      </w:ins>
      <w:ins w:id="865" w:author="LSSM" w:date="2026-09-10T12:00:00Z">
        <w:r>
          <w:rPr>
            <w:rFonts w:ascii="Liberation Serif" w:cs="Liberation Serif" w:eastAsia="Liberation Serif" w:hAnsi="Liberation Serif"/>
            <w:b/>
            <w:bCs/>
            <w:i w:val="false"/>
            <w:iCs w:val="false"/>
            <w:color w:val="1A1A1A"/>
            <w:sz w:val="20"/>
            <w:szCs w:val="20"/>
          </w:rPr>
          <w:t xml:space="preserve">05:59</w:t>
        </w:r>
      </w:ins>
      <w:ins w:id="866" w:author="LSSM" w:date="2026-09-10T12:00:00Z">
        <w:r>
          <w:rPr>
            <w:rFonts w:ascii="Liberation Serif" w:cs="Liberation Serif" w:eastAsia="Liberation Serif" w:hAnsi="Liberation Serif"/>
            <w:b w:val="false"/>
            <w:bCs w:val="false"/>
            <w:i w:val="false"/>
            <w:iCs w:val="false"/>
            <w:color w:val="1A1A1A"/>
            <w:sz w:val="20"/>
            <w:szCs w:val="20"/>
          </w:rPr>
          <w:t xml:space="preserve"> se publica ese mismo día a partir de las 06:00. Se conserva un procedimiento de </w:t>
        </w:r>
      </w:ins>
      <w:ins w:id="867" w:author="LSSM" w:date="2026-09-10T12:00:00Z">
        <w:r>
          <w:rPr>
            <w:rFonts w:ascii="Liberation Serif" w:cs="Liberation Serif" w:eastAsia="Liberation Serif" w:hAnsi="Liberation Serif"/>
            <w:b/>
            <w:bCs/>
            <w:i w:val="false"/>
            <w:iCs w:val="false"/>
            <w:color w:val="1A1A1A"/>
            <w:sz w:val="20"/>
            <w:szCs w:val="20"/>
          </w:rPr>
          <w:t xml:space="preserve">sincronización manual inmediata</w:t>
        </w:r>
      </w:ins>
      <w:ins w:id="868" w:author="LSSM" w:date="2026-09-10T12:00:00Z">
        <w:r>
          <w:rPr>
            <w:rFonts w:ascii="Liberation Serif" w:cs="Liberation Serif" w:eastAsia="Liberation Serif" w:hAnsi="Liberation Serif"/>
            <w:b w:val="false"/>
            <w:bCs w:val="false"/>
            <w:i w:val="false"/>
            <w:iCs w:val="false"/>
            <w:color w:val="1A1A1A"/>
            <w:sz w:val="20"/>
            <w:szCs w:val="20"/>
          </w:rPr>
          <w:t xml:space="preserve">, a solicitud de EL CLIENTE, para casos excepcionales tales como el lanzamiento de una promoción. Esta frecuencia sustituye toda lectura en tiempo real de precios y clases: el compromiso de latencia en tiempo real subsiste </w:t>
        </w:r>
      </w:ins>
      <w:ins w:id="869" w:author="LSSM" w:date="2026-09-10T12:00:00Z">
        <w:r>
          <w:rPr>
            <w:rFonts w:ascii="Liberation Serif" w:cs="Liberation Serif" w:eastAsia="Liberation Serif" w:hAnsi="Liberation Serif"/>
            <w:b/>
            <w:bCs/>
            <w:i w:val="false"/>
            <w:iCs w:val="false"/>
            <w:color w:val="1A1A1A"/>
            <w:sz w:val="20"/>
            <w:szCs w:val="20"/>
          </w:rPr>
          <w:t xml:space="preserve">únicamente</w:t>
        </w:r>
      </w:ins>
      <w:ins w:id="870" w:author="LSSM" w:date="2026-09-10T12:00:00Z">
        <w:r>
          <w:rPr>
            <w:rFonts w:ascii="Liberation Serif" w:cs="Liberation Serif" w:eastAsia="Liberation Serif" w:hAnsi="Liberation Serif"/>
            <w:b w:val="false"/>
            <w:bCs w:val="false"/>
            <w:i w:val="false"/>
            <w:iCs w:val="false"/>
            <w:color w:val="1A1A1A"/>
            <w:sz w:val="20"/>
            <w:szCs w:val="20"/>
          </w:rPr>
          <w:t xml:space="preserve"> para la </w:t>
        </w:r>
      </w:ins>
      <w:ins w:id="871" w:author="LSSM" w:date="2026-09-10T12:00:00Z">
        <w:r>
          <w:rPr>
            <w:rFonts w:ascii="Liberation Serif" w:cs="Liberation Serif" w:eastAsia="Liberation Serif" w:hAnsi="Liberation Serif"/>
            <w:b/>
            <w:bCs/>
            <w:i w:val="false"/>
            <w:iCs w:val="false"/>
            <w:color w:val="1A1A1A"/>
            <w:sz w:val="20"/>
            <w:szCs w:val="20"/>
          </w:rPr>
          <w:t xml:space="preserve">escritura del prospecto</w:t>
        </w:r>
      </w:ins>
      <w:ins w:id="872" w:author="LSSM" w:date="2026-09-10T12:00:00Z">
        <w:r>
          <w:rPr>
            <w:rFonts w:ascii="Liberation Serif" w:cs="Liberation Serif" w:eastAsia="Liberation Serif" w:hAnsi="Liberation Serif"/>
            <w:b w:val="false"/>
            <w:bCs w:val="false"/>
            <w:i w:val="false"/>
            <w:iCs w:val="false"/>
            <w:color w:val="1A1A1A"/>
            <w:sz w:val="20"/>
            <w:szCs w:val="20"/>
          </w:rPr>
          <w:t xml:space="preserve"> (Bloque B).</w:t>
        </w:r>
      </w:ins>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Vía alternativa para el dato de membresías nuevas.</w:t>
      </w:r>
      <w:r>
        <w:rPr>
          <w:rFonts w:ascii="Liberation Serif" w:cs="Liberation Serif" w:eastAsia="Liberation Serif" w:hAnsi="Liberation Serif"/>
          <w:b w:val="false"/>
          <w:bCs w:val="false"/>
          <w:i w:val="false"/>
          <w:iCs w:val="false"/>
          <w:color w:val="1A1A1A"/>
          <w:sz w:val="20"/>
          <w:szCs w:val="20"/>
        </w:rPr>
        <w:t xml:space="preserve"> Si el dato de activación de membresías nuevas no reside en el CRM, EL CLIENTE entregará periódicamente —con corte </w:t>
      </w:r>
      <w:r>
        <w:rPr>
          <w:rFonts w:ascii="Liberation Serif" w:cs="Liberation Serif" w:eastAsia="Liberation Serif" w:hAnsi="Liberation Serif"/>
          <w:b/>
          <w:bCs/>
          <w:i w:val="false"/>
          <w:iCs w:val="false"/>
          <w:color w:val="1A1A1A"/>
          <w:sz w:val="20"/>
          <w:szCs w:val="20"/>
        </w:rPr>
        <w:t xml:space="preserve">semanal o mensual, según la disponibilidad de su operación</w:t>
      </w:r>
      <w:r>
        <w:rPr>
          <w:rFonts w:ascii="Liberation Serif" w:cs="Liberation Serif" w:eastAsia="Liberation Serif" w:hAnsi="Liberation Serif"/>
          <w:b w:val="false"/>
          <w:bCs w:val="false"/>
          <w:i w:val="false"/>
          <w:iCs w:val="false"/>
          <w:color w:val="1A1A1A"/>
          <w:sz w:val="20"/>
          <w:szCs w:val="20"/>
        </w:rPr>
        <w:t xml:space="preserve">— la </w:t>
      </w:r>
      <w:r>
        <w:rPr>
          <w:rFonts w:ascii="Liberation Serif" w:cs="Liberation Serif" w:eastAsia="Liberation Serif" w:hAnsi="Liberation Serif"/>
          <w:b/>
          <w:bCs/>
          <w:i w:val="false"/>
          <w:iCs w:val="false"/>
          <w:color w:val="1A1A1A"/>
          <w:sz w:val="20"/>
          <w:szCs w:val="20"/>
        </w:rPr>
        <w:t xml:space="preserve">base de membresías nuevas</w:t>
      </w:r>
      <w:r>
        <w:rPr>
          <w:rFonts w:ascii="Liberation Serif" w:cs="Liberation Serif" w:eastAsia="Liberation Serif" w:hAnsi="Liberation Serif"/>
          <w:b w:val="false"/>
          <w:bCs w:val="false"/>
          <w:i w:val="false"/>
          <w:iCs w:val="false"/>
          <w:color w:val="1A1A1A"/>
          <w:sz w:val="20"/>
          <w:szCs w:val="20"/>
        </w:rPr>
        <w:t xml:space="preserve">, para su cruce con los prospectos del funnel </w:t>
      </w:r>
      <w:r>
        <w:rPr>
          <w:rFonts w:ascii="Liberation Serif" w:cs="Liberation Serif" w:eastAsia="Liberation Serif" w:hAnsi="Liberation Serif"/>
          <w:b/>
          <w:bCs/>
          <w:i w:val="false"/>
          <w:iCs w:val="false"/>
          <w:color w:val="1A1A1A"/>
          <w:sz w:val="20"/>
          <w:szCs w:val="20"/>
        </w:rPr>
        <w:t xml:space="preserve">dentro de la infraestructura de EL CLIENTE</w:t>
      </w:r>
      <w:r>
        <w:rPr>
          <w:rFonts w:ascii="Liberation Serif" w:cs="Liberation Serif" w:eastAsia="Liberation Serif" w:hAnsi="Liberation Serif"/>
          <w:b w:val="false"/>
          <w:bCs w:val="false"/>
          <w:i w:val="false"/>
          <w:iCs w:val="false"/>
          <w:color w:val="1A1A1A"/>
          <w:sz w:val="20"/>
          <w:szCs w:val="20"/>
        </w:rPr>
        <w:t xml:space="preserve"> (el servidor del </w:t>
      </w:r>
      <w:r>
        <w:rPr>
          <w:rFonts w:ascii="Liberation Serif" w:cs="Liberation Serif" w:eastAsia="Liberation Serif" w:hAnsi="Liberation Serif"/>
          <w:b/>
          <w:bCs/>
          <w:i w:val="false"/>
          <w:iCs w:val="false"/>
          <w:color w:val="1A1A1A"/>
          <w:sz w:val="20"/>
          <w:szCs w:val="20"/>
        </w:rPr>
        <w:t xml:space="preserve">Bloque F</w:t>
      </w:r>
      <w:r>
        <w:rPr>
          <w:rFonts w:ascii="Liberation Serif" w:cs="Liberation Serif" w:eastAsia="Liberation Serif" w:hAnsi="Liberation Serif"/>
          <w:b w:val="false"/>
          <w:bCs w:val="false"/>
          <w:i w:val="false"/>
          <w:iCs w:val="false"/>
          <w:color w:val="1A1A1A"/>
          <w:sz w:val="20"/>
          <w:szCs w:val="20"/>
        </w:rPr>
        <w:t xml:space="preserve"> de este Anexo). </w:t>
      </w:r>
      <w:ins w:id="873" w:author="LSSM" w:date="2026-09-10T12:00:00Z">
        <w:r>
          <w:rPr>
            <w:rFonts w:ascii="Liberation Serif" w:cs="Liberation Serif" w:eastAsia="Liberation Serif" w:hAnsi="Liberation Serif"/>
            <w:b w:val="false"/>
            <w:bCs w:val="false"/>
            <w:i w:val="false"/>
            <w:iCs w:val="false"/>
            <w:color w:val="1A1A1A"/>
            <w:sz w:val="20"/>
            <w:szCs w:val="20"/>
          </w:rPr>
          <w:t xml:space="preserve">Dicha base </w:t>
        </w:r>
      </w:ins>
      <w:ins w:id="874" w:author="LSSM" w:date="2026-09-10T12:00:00Z">
        <w:r>
          <w:rPr>
            <w:rFonts w:ascii="Liberation Serif" w:cs="Liberation Serif" w:eastAsia="Liberation Serif" w:hAnsi="Liberation Serif"/>
            <w:b/>
            <w:bCs/>
            <w:i w:val="false"/>
            <w:iCs w:val="false"/>
            <w:color w:val="1A1A1A"/>
            <w:sz w:val="20"/>
            <w:szCs w:val="20"/>
          </w:rPr>
          <w:t xml:space="preserve">debe incluir, por cada membresía nueva, el número de membresía y el teléfono del nuevo socio</w:t>
        </w:r>
      </w:ins>
      <w:ins w:id="875" w:author="LSSM" w:date="2026-09-10T12:00:00Z">
        <w:r>
          <w:rPr>
            <w:rFonts w:ascii="Liberation Serif" w:cs="Liberation Serif" w:eastAsia="Liberation Serif" w:hAnsi="Liberation Serif"/>
            <w:b w:val="false"/>
            <w:bCs w:val="false"/>
            <w:i w:val="false"/>
            <w:iCs w:val="false"/>
            <w:color w:val="1A1A1A"/>
            <w:sz w:val="20"/>
            <w:szCs w:val="20"/>
          </w:rPr>
          <w:t xml:space="preserve">. </w:t>
        </w:r>
      </w:ins>
      <w:r>
        <w:rPr>
          <w:rFonts w:ascii="Liberation Serif" w:cs="Liberation Serif" w:eastAsia="Liberation Serif" w:hAnsi="Liberation Serif"/>
          <w:b w:val="false"/>
          <w:bCs w:val="false"/>
          <w:i w:val="false"/>
          <w:iCs w:val="false"/>
          <w:color w:val="1A1A1A"/>
          <w:sz w:val="20"/>
          <w:szCs w:val="20"/>
        </w:rPr>
        <w:t xml:space="preserve">La conciliación se realiza por </w:t>
      </w:r>
      <w:r>
        <w:rPr>
          <w:rFonts w:ascii="Liberation Serif" w:cs="Liberation Serif" w:eastAsia="Liberation Serif" w:hAnsi="Liberation Serif"/>
          <w:b/>
          <w:bCs/>
          <w:i w:val="false"/>
          <w:iCs w:val="false"/>
          <w:color w:val="1A1A1A"/>
          <w:sz w:val="20"/>
          <w:szCs w:val="20"/>
        </w:rPr>
        <w:t xml:space="preserve">nombre</w:t>
      </w:r>
      <w:del w:id="876" w:author="LSSM" w:date="2026-09-10T12:00:00Z">
        <w:r>
          <w:rPr>
            <w:rFonts w:ascii="Liberation Serif" w:cs="Liberation Serif" w:eastAsia="Liberation Serif" w:hAnsi="Liberation Serif"/>
            <w:b w:val="false"/>
            <w:bCs w:val="false"/>
            <w:i w:val="false"/>
            <w:iCs w:val="false"/>
            <w:color w:val="1A1A1A"/>
            <w:sz w:val="20"/>
            <w:szCs w:val="20"/>
          </w:rPr>
          <w:delText xml:space="preserve"> y apellido, con el código postal como dato de verificación</w:delText>
        </w:r>
      </w:del>
      <w:ins w:id="877" w:author="LSSM" w:date="2026-09-10T12:00:00Z">
        <w:r>
          <w:rPr>
            <w:rFonts w:ascii="Liberation Serif" w:cs="Liberation Serif" w:eastAsia="Liberation Serif" w:hAnsi="Liberation Serif"/>
            <w:b/>
            <w:bCs/>
            <w:i w:val="false"/>
            <w:iCs w:val="false"/>
            <w:color w:val="1A1A1A"/>
            <w:sz w:val="20"/>
            <w:szCs w:val="20"/>
          </w:rPr>
          <w:t xml:space="preserve">, apellido, teléfono y club</w:t>
        </w:r>
      </w:ins>
      <w:ins w:id="878" w:author="LSSM" w:date="2026-09-10T12:00:00Z">
        <w:r>
          <w:rPr>
            <w:rFonts w:ascii="Liberation Serif" w:cs="Liberation Serif" w:eastAsia="Liberation Serif" w:hAnsi="Liberation Serif"/>
            <w:b w:val="false"/>
            <w:bCs w:val="false"/>
            <w:i w:val="false"/>
            <w:iCs w:val="false"/>
            <w:color w:val="1A1A1A"/>
            <w:sz w:val="20"/>
            <w:szCs w:val="20"/>
          </w:rPr>
          <w:t xml:space="preserve"> —el teléfono, en formato E.164, es la llave principal, y nombre, apellido y club resuelven los casos de homonimia—</w:t>
        </w:r>
      </w:ins>
      <w:r>
        <w:rPr>
          <w:rFonts w:ascii="Liberation Serif" w:cs="Liberation Serif" w:eastAsia="Liberation Serif" w:hAnsi="Liberation Serif"/>
          <w:b w:val="false"/>
          <w:bCs w:val="false"/>
          <w:i w:val="false"/>
          <w:iCs w:val="false"/>
          <w:color w:val="1A1A1A"/>
          <w:sz w:val="20"/>
          <w:szCs w:val="20"/>
        </w:rPr>
        <w:t xml:space="preserve">, y el dashboard presenta </w:t>
      </w:r>
      <w:r>
        <w:rPr>
          <w:rFonts w:ascii="Liberation Serif" w:cs="Liberation Serif" w:eastAsia="Liberation Serif" w:hAnsi="Liberation Serif"/>
          <w:b/>
          <w:bCs/>
          <w:i w:val="false"/>
          <w:iCs w:val="false"/>
          <w:color w:val="1A1A1A"/>
          <w:sz w:val="20"/>
          <w:szCs w:val="20"/>
        </w:rPr>
        <w:t xml:space="preserve">únicamente resultados agregados</w:t>
      </w:r>
      <w:r>
        <w:rPr>
          <w:rFonts w:ascii="Liberation Serif" w:cs="Liberation Serif" w:eastAsia="Liberation Serif" w:hAnsi="Liberation Serif"/>
          <w:b w:val="false"/>
          <w:bCs w:val="false"/>
          <w:i w:val="false"/>
          <w:iCs w:val="false"/>
          <w:color w:val="1A1A1A"/>
          <w:sz w:val="20"/>
          <w:szCs w:val="20"/>
        </w:rPr>
        <w:t xml:space="preserve">; en congruencia con la </w:t>
      </w:r>
      <w:r>
        <w:rPr>
          <w:rFonts w:ascii="Liberation Serif" w:cs="Liberation Serif" w:eastAsia="Liberation Serif" w:hAnsi="Liberation Serif"/>
          <w:b/>
          <w:bCs/>
          <w:i w:val="false"/>
          <w:iCs w:val="false"/>
          <w:color w:val="1A1A1A"/>
          <w:sz w:val="20"/>
          <w:szCs w:val="20"/>
        </w:rPr>
        <w:t xml:space="preserve">Cláusula Décima Octava</w:t>
      </w:r>
      <w:r>
        <w:rPr>
          <w:rFonts w:ascii="Liberation Serif" w:cs="Liberation Serif" w:eastAsia="Liberation Serif" w:hAnsi="Liberation Serif"/>
          <w:b w:val="false"/>
          <w:bCs w:val="false"/>
          <w:i w:val="false"/>
          <w:iCs w:val="false"/>
          <w:color w:val="1A1A1A"/>
          <w:sz w:val="20"/>
          <w:szCs w:val="20"/>
        </w:rPr>
        <w:t xml:space="preserve"> (seguridad y minimización), los datos personales de dicha base </w:t>
      </w:r>
      <w:r>
        <w:rPr>
          <w:rFonts w:ascii="Liberation Serif" w:cs="Liberation Serif" w:eastAsia="Liberation Serif" w:hAnsi="Liberation Serif"/>
          <w:b/>
          <w:bCs/>
          <w:i w:val="false"/>
          <w:iCs w:val="false"/>
          <w:color w:val="1A1A1A"/>
          <w:sz w:val="20"/>
          <w:szCs w:val="20"/>
        </w:rPr>
        <w:t xml:space="preserve">no residen en sistemas de EL PRESTADOR</w:t>
      </w:r>
      <w:r>
        <w:rPr>
          <w:rFonts w:ascii="Liberation Serif" w:cs="Liberation Serif" w:eastAsia="Liberation Serif" w:hAnsi="Liberation Serif"/>
          <w:b w:val="false"/>
          <w:bCs w:val="false"/>
          <w:i w:val="false"/>
          <w:iCs w:val="false"/>
          <w:color w:val="1A1A1A"/>
          <w:sz w:val="20"/>
          <w:szCs w:val="20"/>
        </w:rPr>
        <w:t xml:space="preserve">.</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geolocalización.</w:t>
      </w:r>
      <w:r>
        <w:rPr>
          <w:rFonts w:ascii="Liberation Serif" w:cs="Liberation Serif" w:eastAsia="Liberation Serif" w:hAnsi="Liberation Serif"/>
          <w:b w:val="false"/>
          <w:bCs w:val="false"/>
          <w:i w:val="false"/>
          <w:iCs w:val="false"/>
          <w:color w:val="1A1A1A"/>
          <w:sz w:val="20"/>
          <w:szCs w:val="20"/>
        </w:rPr>
        <w:t xml:space="preserve"> De inicio, las </w:t>
      </w:r>
      <w:r>
        <w:rPr>
          <w:rFonts w:ascii="Liberation Serif" w:cs="Liberation Serif" w:eastAsia="Liberation Serif" w:hAnsi="Liberation Serif"/>
          <w:b/>
          <w:bCs/>
          <w:i w:val="false"/>
          <w:iCs w:val="false"/>
          <w:color w:val="1A1A1A"/>
          <w:sz w:val="20"/>
          <w:szCs w:val="20"/>
        </w:rPr>
        <w:t xml:space="preserve">coordenadas de los 49 clubes se incorporan directamente en el código</w:t>
      </w:r>
      <w:r>
        <w:rPr>
          <w:rFonts w:ascii="Liberation Serif" w:cs="Liberation Serif" w:eastAsia="Liberation Serif" w:hAnsi="Liberation Serif"/>
          <w:b w:val="false"/>
          <w:bCs w:val="false"/>
          <w:i w:val="false"/>
          <w:iCs w:val="false"/>
          <w:color w:val="1A1A1A"/>
          <w:sz w:val="20"/>
          <w:szCs w:val="20"/>
        </w:rPr>
        <w:t xml:space="preserve"> (semilla), y se habilita un </w:t>
      </w:r>
      <w:r>
        <w:rPr>
          <w:rFonts w:ascii="Liberation Serif" w:cs="Liberation Serif" w:eastAsia="Liberation Serif" w:hAnsi="Liberation Serif"/>
          <w:b/>
          <w:bCs/>
          <w:i w:val="false"/>
          <w:iCs w:val="false"/>
          <w:color w:val="1A1A1A"/>
          <w:sz w:val="20"/>
          <w:szCs w:val="20"/>
        </w:rPr>
        <w:t xml:space="preserve">procedimiento manual y sin código</w:t>
      </w:r>
      <w:r>
        <w:rPr>
          <w:rFonts w:ascii="Liberation Serif" w:cs="Liberation Serif" w:eastAsia="Liberation Serif" w:hAnsi="Liberation Serif"/>
          <w:b w:val="false"/>
          <w:bCs w:val="false"/>
          <w:i w:val="false"/>
          <w:iCs w:val="false"/>
          <w:color w:val="1A1A1A"/>
          <w:sz w:val="20"/>
          <w:szCs w:val="20"/>
        </w:rPr>
        <w:t xml:space="preserve"> para agregarlas o modificarlas desde el panel de edición del sitio (CMS) —capacidad incluida en el alcance (Anexo Dos)—. Las coordenadas provistas por el CRM son una fuente válida para dicha semilla y para sus actualizaciones.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Nota de tarifas, descuentos y promociones.</w:t>
      </w:r>
      <w:r>
        <w:rPr>
          <w:rFonts w:ascii="Liberation Serif" w:cs="Liberation Serif" w:eastAsia="Liberation Serif" w:hAnsi="Liberation Serif"/>
          <w:b w:val="false"/>
          <w:bCs w:val="false"/>
          <w:i w:val="false"/>
          <w:iCs w:val="false"/>
          <w:color w:val="1A1A1A"/>
          <w:sz w:val="20"/>
          <w:szCs w:val="20"/>
        </w:rPr>
        <w:t xml:space="preserve"> Las tarifas se </w:t>
      </w:r>
      <w:r>
        <w:rPr>
          <w:rFonts w:ascii="Liberation Serif" w:cs="Liberation Serif" w:eastAsia="Liberation Serif" w:hAnsi="Liberation Serif"/>
          <w:b/>
          <w:bCs/>
          <w:i w:val="false"/>
          <w:iCs w:val="false"/>
          <w:color w:val="1A1A1A"/>
          <w:sz w:val="20"/>
          <w:szCs w:val="20"/>
        </w:rPr>
        <w:t xml:space="preserve">extraen automáticamente del CRM</w:t>
      </w:r>
      <w:r>
        <w:rPr>
          <w:rFonts w:ascii="Liberation Serif" w:cs="Liberation Serif" w:eastAsia="Liberation Serif" w:hAnsi="Liberation Serif"/>
          <w:b w:val="false"/>
          <w:bCs w:val="false"/>
          <w:i w:val="false"/>
          <w:iCs w:val="false"/>
          <w:color w:val="1A1A1A"/>
          <w:sz w:val="20"/>
          <w:szCs w:val="20"/>
        </w:rPr>
        <w:t xml:space="preserve"> (no se capturan ni editan en el CMS). El motor de precios del sitio </w:t>
      </w:r>
      <w:r>
        <w:rPr>
          <w:rFonts w:ascii="Liberation Serif" w:cs="Liberation Serif" w:eastAsia="Liberation Serif" w:hAnsi="Liberation Serif"/>
          <w:b/>
          <w:bCs/>
          <w:i w:val="false"/>
          <w:iCs w:val="false"/>
          <w:color w:val="1A1A1A"/>
          <w:sz w:val="20"/>
          <w:szCs w:val="20"/>
        </w:rPr>
        <w:t xml:space="preserve">aplica precios por club</w:t>
      </w:r>
      <w:r>
        <w:rPr>
          <w:rFonts w:ascii="Liberation Serif" w:cs="Liberation Serif" w:eastAsia="Liberation Serif" w:hAnsi="Liberation Serif"/>
          <w:b w:val="false"/>
          <w:bCs w:val="false"/>
          <w:i w:val="false"/>
          <w:iCs w:val="false"/>
          <w:color w:val="1A1A1A"/>
          <w:sz w:val="20"/>
          <w:szCs w:val="20"/>
        </w:rPr>
        <w:t xml:space="preserve"> y, cuando el CRM las define por </w:t>
      </w:r>
      <w:r>
        <w:rPr>
          <w:rFonts w:ascii="Liberation Serif" w:cs="Liberation Serif" w:eastAsia="Liberation Serif" w:hAnsi="Liberation Serif"/>
          <w:b/>
          <w:bCs/>
          <w:i w:val="false"/>
          <w:iCs w:val="false"/>
          <w:color w:val="1A1A1A"/>
          <w:sz w:val="20"/>
          <w:szCs w:val="20"/>
        </w:rPr>
        <w:t xml:space="preserve">ciudad</w:t>
      </w:r>
      <w:r>
        <w:rPr>
          <w:rFonts w:ascii="Liberation Serif" w:cs="Liberation Serif" w:eastAsia="Liberation Serif" w:hAnsi="Liberation Serif"/>
          <w:b w:val="false"/>
          <w:bCs w:val="false"/>
          <w:i w:val="false"/>
          <w:iCs w:val="false"/>
          <w:color w:val="1A1A1A"/>
          <w:sz w:val="20"/>
          <w:szCs w:val="20"/>
        </w:rPr>
        <w:t xml:space="preserve"> o a nivel </w:t>
      </w:r>
      <w:r>
        <w:rPr>
          <w:rFonts w:ascii="Liberation Serif" w:cs="Liberation Serif" w:eastAsia="Liberation Serif" w:hAnsi="Liberation Serif"/>
          <w:b/>
          <w:bCs/>
          <w:i w:val="false"/>
          <w:iCs w:val="false"/>
          <w:color w:val="1A1A1A"/>
          <w:sz w:val="20"/>
          <w:szCs w:val="20"/>
        </w:rPr>
        <w:t xml:space="preserve">nacional</w:t>
      </w:r>
      <w:r>
        <w:rPr>
          <w:rFonts w:ascii="Liberation Serif" w:cs="Liberation Serif" w:eastAsia="Liberation Serif" w:hAnsi="Liberation Serif"/>
          <w:b w:val="false"/>
          <w:bCs w:val="false"/>
          <w:i w:val="false"/>
          <w:iCs w:val="false"/>
          <w:color w:val="1A1A1A"/>
          <w:sz w:val="20"/>
          <w:szCs w:val="20"/>
        </w:rPr>
        <w:t xml:space="preserve">, permite </w:t>
      </w:r>
      <w:r>
        <w:rPr>
          <w:rFonts w:ascii="Liberation Serif" w:cs="Liberation Serif" w:eastAsia="Liberation Serif" w:hAnsi="Liberation Serif"/>
          <w:b/>
          <w:bCs/>
          <w:i w:val="false"/>
          <w:iCs w:val="false"/>
          <w:color w:val="1A1A1A"/>
          <w:sz w:val="20"/>
          <w:szCs w:val="20"/>
        </w:rPr>
        <w:t xml:space="preserve">(i)</w:t>
      </w:r>
      <w:r>
        <w:rPr>
          <w:rFonts w:ascii="Liberation Serif" w:cs="Liberation Serif" w:eastAsia="Liberation Serif" w:hAnsi="Liberation Serif"/>
          <w:b w:val="false"/>
          <w:bCs w:val="false"/>
          <w:i w:val="false"/>
          <w:iCs w:val="false"/>
          <w:color w:val="1A1A1A"/>
          <w:sz w:val="20"/>
          <w:szCs w:val="20"/>
        </w:rPr>
        <w:t xml:space="preserve"> tomar precios por club, </w:t>
      </w:r>
      <w:r>
        <w:rPr>
          <w:rFonts w:ascii="Liberation Serif" w:cs="Liberation Serif" w:eastAsia="Liberation Serif" w:hAnsi="Liberation Serif"/>
          <w:b/>
          <w:bCs/>
          <w:i w:val="false"/>
          <w:iCs w:val="false"/>
          <w:color w:val="1A1A1A"/>
          <w:sz w:val="20"/>
          <w:szCs w:val="20"/>
        </w:rPr>
        <w:t xml:space="preserve">(ii)</w:t>
      </w:r>
      <w:r>
        <w:rPr>
          <w:rFonts w:ascii="Liberation Serif" w:cs="Liberation Serif" w:eastAsia="Liberation Serif" w:hAnsi="Liberation Serif"/>
          <w:b w:val="false"/>
          <w:bCs w:val="false"/>
          <w:i w:val="false"/>
          <w:iCs w:val="false"/>
          <w:color w:val="1A1A1A"/>
          <w:sz w:val="20"/>
          <w:szCs w:val="20"/>
        </w:rPr>
        <w:t xml:space="preserve"> tomar precios por ciudad o nacionales y </w:t>
      </w:r>
      <w:r>
        <w:rPr>
          <w:rFonts w:ascii="Liberation Serif" w:cs="Liberation Serif" w:eastAsia="Liberation Serif" w:hAnsi="Liberation Serif"/>
          <w:b/>
          <w:bCs/>
          <w:i w:val="false"/>
          <w:iCs w:val="false"/>
          <w:color w:val="1A1A1A"/>
          <w:sz w:val="20"/>
          <w:szCs w:val="20"/>
        </w:rPr>
        <w:t xml:space="preserve">replicarlos por club</w:t>
      </w:r>
      <w:r>
        <w:rPr>
          <w:rFonts w:ascii="Liberation Serif" w:cs="Liberation Serif" w:eastAsia="Liberation Serif" w:hAnsi="Liberation Serif"/>
          <w:b w:val="false"/>
          <w:bCs w:val="false"/>
          <w:i w:val="false"/>
          <w:iCs w:val="false"/>
          <w:color w:val="1A1A1A"/>
          <w:sz w:val="20"/>
          <w:szCs w:val="20"/>
        </w:rPr>
        <w:t xml:space="preserve">, o </w:t>
      </w:r>
      <w:r>
        <w:rPr>
          <w:rFonts w:ascii="Liberation Serif" w:cs="Liberation Serif" w:eastAsia="Liberation Serif" w:hAnsi="Liberation Serif"/>
          <w:b/>
          <w:bCs/>
          <w:i w:val="false"/>
          <w:iCs w:val="false"/>
          <w:color w:val="1A1A1A"/>
          <w:sz w:val="20"/>
          <w:szCs w:val="20"/>
        </w:rPr>
        <w:t xml:space="preserve">(iii)</w:t>
      </w:r>
      <w:r>
        <w:rPr>
          <w:rFonts w:ascii="Liberation Serif" w:cs="Liberation Serif" w:eastAsia="Liberation Serif" w:hAnsi="Liberation Serif"/>
          <w:b w:val="false"/>
          <w:bCs w:val="false"/>
          <w:i w:val="false"/>
          <w:iCs w:val="false"/>
          <w:color w:val="1A1A1A"/>
          <w:sz w:val="20"/>
          <w:szCs w:val="20"/>
        </w:rPr>
        <w:t xml:space="preserve"> una combinación de ambos. La misma lógica aplica a </w:t>
      </w:r>
      <w:r>
        <w:rPr>
          <w:rFonts w:ascii="Liberation Serif" w:cs="Liberation Serif" w:eastAsia="Liberation Serif" w:hAnsi="Liberation Serif"/>
          <w:b/>
          <w:bCs/>
          <w:i w:val="false"/>
          <w:iCs w:val="false"/>
          <w:color w:val="1A1A1A"/>
          <w:sz w:val="20"/>
          <w:szCs w:val="20"/>
        </w:rPr>
        <w:t xml:space="preserve">descuentos y promociones</w:t>
      </w:r>
      <w:r>
        <w:rPr>
          <w:rFonts w:ascii="Liberation Serif" w:cs="Liberation Serif" w:eastAsia="Liberation Serif" w:hAnsi="Liberation Serif"/>
          <w:b w:val="false"/>
          <w:bCs w:val="false"/>
          <w:i w:val="false"/>
          <w:iCs w:val="false"/>
          <w:color w:val="1A1A1A"/>
          <w:sz w:val="20"/>
          <w:szCs w:val="20"/>
        </w:rPr>
        <w:t xml:space="preserve"> y a los </w:t>
      </w:r>
      <w:r>
        <w:rPr>
          <w:rFonts w:ascii="Liberation Serif" w:cs="Liberation Serif" w:eastAsia="Liberation Serif" w:hAnsi="Liberation Serif"/>
          <w:b/>
          <w:bCs/>
          <w:i w:val="false"/>
          <w:iCs w:val="false"/>
          <w:color w:val="1A1A1A"/>
          <w:sz w:val="20"/>
          <w:szCs w:val="20"/>
        </w:rPr>
        <w:t xml:space="preserve">precios de amenidades y servicios</w:t>
      </w:r>
      <w:r>
        <w:rPr>
          <w:rFonts w:ascii="Liberation Serif" w:cs="Liberation Serif" w:eastAsia="Liberation Serif" w:hAnsi="Liberation Serif"/>
          <w:b w:val="false"/>
          <w:bCs w:val="false"/>
          <w:i w:val="false"/>
          <w:iCs w:val="false"/>
          <w:color w:val="1A1A1A"/>
          <w:sz w:val="20"/>
          <w:szCs w:val="20"/>
        </w:rPr>
        <w:t xml:space="preserve"> (p. ej. </w:t>
      </w:r>
      <w:r>
        <w:rPr>
          <w:rFonts w:ascii="Liberation Serif" w:cs="Liberation Serif" w:eastAsia="Liberation Serif" w:hAnsi="Liberation Serif"/>
          <w:b w:val="false"/>
          <w:bCs w:val="false"/>
          <w:i/>
          <w:iCs/>
          <w:color w:val="1A1A1A"/>
          <w:sz w:val="20"/>
          <w:szCs w:val="20"/>
        </w:rPr>
        <w:t xml:space="preserve">Personal Trainer</w:t>
      </w:r>
      <w:r>
        <w:rPr>
          <w:rFonts w:ascii="Liberation Serif" w:cs="Liberation Serif" w:eastAsia="Liberation Serif" w:hAnsi="Liberation Serif"/>
          <w:b w:val="false"/>
          <w:bCs w:val="false"/>
          <w:i w:val="false"/>
          <w:iCs w:val="false"/>
          <w:color w:val="1A1A1A"/>
          <w:sz w:val="20"/>
          <w:szCs w:val="20"/>
        </w:rPr>
        <w:t xml:space="preserve">, </w:t>
      </w:r>
      <w:r>
        <w:rPr>
          <w:rFonts w:ascii="Liberation Serif" w:cs="Liberation Serif" w:eastAsia="Liberation Serif" w:hAnsi="Liberation Serif"/>
          <w:b w:val="false"/>
          <w:bCs w:val="false"/>
          <w:i/>
          <w:iCs/>
          <w:color w:val="1A1A1A"/>
          <w:sz w:val="20"/>
          <w:szCs w:val="20"/>
        </w:rPr>
        <w:t xml:space="preserve">FitKidz</w:t>
      </w:r>
      <w:r>
        <w:rPr>
          <w:rFonts w:ascii="Liberation Serif" w:cs="Liberation Serif" w:eastAsia="Liberation Serif" w:hAnsi="Liberation Serif"/>
          <w:b w:val="false"/>
          <w:bCs w:val="false"/>
          <w:i w:val="false"/>
          <w:iCs w:val="false"/>
          <w:color w:val="1A1A1A"/>
          <w:sz w:val="20"/>
          <w:szCs w:val="20"/>
        </w:rPr>
        <w:t xml:space="preserve">). El detalle del entregable consta en el Anexo Dos.</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Consola interna de captación (personal autorizado).</w:t>
      </w:r>
      <w:r>
        <w:rPr>
          <w:rFonts w:ascii="Liberation Serif" w:cs="Liberation Serif" w:eastAsia="Liberation Serif" w:hAnsi="Liberation Serif"/>
          <w:b w:val="false"/>
          <w:bCs w:val="false"/>
          <w:i w:val="false"/>
          <w:iCs w:val="false"/>
          <w:color w:val="1A1A1A"/>
          <w:sz w:val="20"/>
          <w:szCs w:val="20"/>
        </w:rPr>
        <w:t xml:space="preserve"> EL CLIENTE define la </w:t>
      </w:r>
      <w:r>
        <w:rPr>
          <w:rFonts w:ascii="Liberation Serif" w:cs="Liberation Serif" w:eastAsia="Liberation Serif" w:hAnsi="Liberation Serif"/>
          <w:b/>
          <w:bCs/>
          <w:i w:val="false"/>
          <w:iCs w:val="false"/>
          <w:color w:val="1A1A1A"/>
          <w:sz w:val="20"/>
          <w:szCs w:val="20"/>
        </w:rPr>
        <w:t xml:space="preserve">lista de personas autorizadas</w:t>
      </w:r>
      <w:r>
        <w:rPr>
          <w:rFonts w:ascii="Liberation Serif" w:cs="Liberation Serif" w:eastAsia="Liberation Serif" w:hAnsi="Liberation Serif"/>
          <w:b w:val="false"/>
          <w:bCs w:val="false"/>
          <w:i w:val="false"/>
          <w:iCs w:val="false"/>
          <w:color w:val="1A1A1A"/>
          <w:sz w:val="20"/>
          <w:szCs w:val="20"/>
        </w:rPr>
        <w:t xml:space="preserve"> —operadores telefónicos, asesores de club y quien designe— que podrán usar la </w:t>
      </w:r>
      <w:r>
        <w:rPr>
          <w:rFonts w:ascii="Liberation Serif" w:cs="Liberation Serif" w:eastAsia="Liberation Serif" w:hAnsi="Liberation Serif"/>
          <w:b/>
          <w:bCs/>
          <w:i w:val="false"/>
          <w:iCs w:val="false"/>
          <w:color w:val="1A1A1A"/>
          <w:sz w:val="20"/>
          <w:szCs w:val="20"/>
        </w:rPr>
        <w:t xml:space="preserve">consola interna de captación de leads</w:t>
      </w:r>
      <w:r>
        <w:rPr>
          <w:rFonts w:ascii="Liberation Serif" w:cs="Liberation Serif" w:eastAsia="Liberation Serif" w:hAnsi="Liberation Serif"/>
          <w:b w:val="false"/>
          <w:bCs w:val="false"/>
          <w:i w:val="false"/>
          <w:iCs w:val="false"/>
          <w:color w:val="1A1A1A"/>
          <w:sz w:val="20"/>
          <w:szCs w:val="20"/>
        </w:rPr>
        <w:t xml:space="preserve"> (Anexo Dos), la cual aplica el </w:t>
      </w:r>
      <w:r>
        <w:rPr>
          <w:rFonts w:ascii="Liberation Serif" w:cs="Liberation Serif" w:eastAsia="Liberation Serif" w:hAnsi="Liberation Serif"/>
          <w:b/>
          <w:bCs/>
          <w:i w:val="false"/>
          <w:iCs w:val="false"/>
          <w:color w:val="1A1A1A"/>
          <w:sz w:val="20"/>
          <w:szCs w:val="20"/>
        </w:rPr>
        <w:t xml:space="preserve">mismo cuestionario</w:t>
      </w:r>
      <w:r>
        <w:rPr>
          <w:rFonts w:ascii="Liberation Serif" w:cs="Liberation Serif" w:eastAsia="Liberation Serif" w:hAnsi="Liberation Serif"/>
          <w:b w:val="false"/>
          <w:bCs w:val="false"/>
          <w:i w:val="false"/>
          <w:iCs w:val="false"/>
          <w:color w:val="1A1A1A"/>
          <w:sz w:val="20"/>
          <w:szCs w:val="20"/>
        </w:rPr>
        <w:t xml:space="preserve"> y registra el lead en el CRM por la </w:t>
      </w:r>
      <w:r>
        <w:rPr>
          <w:rFonts w:ascii="Liberation Serif" w:cs="Liberation Serif" w:eastAsia="Liberation Serif" w:hAnsi="Liberation Serif"/>
          <w:b/>
          <w:bCs/>
          <w:i w:val="false"/>
          <w:iCs w:val="false"/>
          <w:color w:val="1A1A1A"/>
          <w:sz w:val="20"/>
          <w:szCs w:val="20"/>
        </w:rPr>
        <w:t xml:space="preserve">misma vía idempotente</w:t>
      </w:r>
      <w:r>
        <w:rPr>
          <w:rFonts w:ascii="Liberation Serif" w:cs="Liberation Serif" w:eastAsia="Liberation Serif" w:hAnsi="Liberation Serif"/>
          <w:b w:val="false"/>
          <w:bCs w:val="false"/>
          <w:i w:val="false"/>
          <w:iCs w:val="false"/>
          <w:color w:val="1A1A1A"/>
          <w:sz w:val="20"/>
          <w:szCs w:val="20"/>
        </w:rPr>
        <w:t xml:space="preserve"> que el sitio y “BES”.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0 — Respuestas de descubrimiento (entrega previa al inicio)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0.1</w:t>
      </w:r>
      <w:r>
        <w:rPr>
          <w:rFonts w:ascii="Liberation Serif" w:cs="Liberation Serif" w:eastAsia="Liberation Serif" w:hAnsi="Liberation Serif"/>
          <w:b w:val="false"/>
          <w:bCs w:val="false"/>
          <w:i w:val="false"/>
          <w:iCs w:val="false"/>
          <w:color w:val="1A1A1A"/>
          <w:sz w:val="22"/>
          <w:szCs w:val="22"/>
        </w:rPr>
        <w:t xml:space="preserve"> Existencia, identificación y responsabilidades del API gateway corporativo (define si autenticación, límites de tasa y bitácora residen en el gateway o en cada aplicación).</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0.2</w:t>
      </w:r>
      <w:r>
        <w:rPr>
          <w:rFonts w:ascii="Liberation Serif" w:cs="Liberation Serif" w:eastAsia="Liberation Serif" w:hAnsi="Liberation Serif"/>
          <w:b w:val="false"/>
          <w:bCs w:val="false"/>
          <w:i w:val="false"/>
          <w:iCs w:val="false"/>
          <w:color w:val="1A1A1A"/>
          <w:sz w:val="22"/>
          <w:szCs w:val="22"/>
        </w:rPr>
        <w:t xml:space="preserve"> Confirmación de ambiente de pruebas separado del productivo en el CRM a la medida.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0.3</w:t>
      </w:r>
      <w:r>
        <w:rPr>
          <w:rFonts w:ascii="Liberation Serif" w:cs="Liberation Serif" w:eastAsia="Liberation Serif" w:hAnsi="Liberation Serif"/>
          <w:b w:val="false"/>
          <w:bCs w:val="false"/>
          <w:i w:val="false"/>
          <w:iCs w:val="false"/>
          <w:color w:val="1A1A1A"/>
          <w:sz w:val="22"/>
          <w:szCs w:val="22"/>
        </w:rPr>
        <w:t xml:space="preserve"> Identificación del proveedor de telefonía y conmutador (PBX) de los 49 clubes.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0.4</w:t>
      </w:r>
      <w:r>
        <w:rPr>
          <w:rFonts w:ascii="Liberation Serif" w:cs="Liberation Serif" w:eastAsia="Liberation Serif" w:hAnsi="Liberation Serif"/>
          <w:b w:val="false"/>
          <w:bCs w:val="false"/>
          <w:i w:val="false"/>
          <w:iCs w:val="false"/>
          <w:color w:val="1A1A1A"/>
          <w:sz w:val="22"/>
          <w:szCs w:val="22"/>
        </w:rPr>
        <w:t xml:space="preserve"> Sistema de identidad o inicio de sesión único (Okta, Azure AD, Auth0 u otro).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0.5</w:t>
      </w:r>
      <w:r>
        <w:rPr>
          <w:rFonts w:ascii="Liberation Serif" w:cs="Liberation Serif" w:eastAsia="Liberation Serif" w:hAnsi="Liberation Serif"/>
          <w:b w:val="false"/>
          <w:bCs w:val="false"/>
          <w:i w:val="false"/>
          <w:iCs w:val="false"/>
          <w:color w:val="1A1A1A"/>
          <w:sz w:val="22"/>
          <w:szCs w:val="22"/>
        </w:rPr>
        <w:t xml:space="preserve"> Herramienta de comunicación de incidentes (Statuspage, Slack, Teams u otra).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0.6</w:t>
      </w:r>
      <w:r>
        <w:rPr>
          <w:rFonts w:ascii="Liberation Serif" w:cs="Liberation Serif" w:eastAsia="Liberation Serif" w:hAnsi="Liberation Serif"/>
          <w:b w:val="false"/>
          <w:bCs w:val="false"/>
          <w:i w:val="false"/>
          <w:iCs w:val="false"/>
          <w:color w:val="1A1A1A"/>
          <w:sz w:val="22"/>
          <w:szCs w:val="22"/>
        </w:rPr>
        <w:t xml:space="preserve"> Calendario de mantenimientos planeados del CRM durante el proyecto.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0.7</w:t>
      </w:r>
      <w:r>
        <w:rPr>
          <w:rFonts w:ascii="Liberation Serif" w:cs="Liberation Serif" w:eastAsia="Liberation Serif" w:hAnsi="Liberation Serif"/>
          <w:b w:val="false"/>
          <w:bCs w:val="false"/>
          <w:i w:val="false"/>
          <w:iCs w:val="false"/>
          <w:color w:val="1A1A1A"/>
          <w:sz w:val="22"/>
          <w:szCs w:val="22"/>
        </w:rPr>
        <w:t xml:space="preserve"> Confirmación de compromisos paralelos del equipo de CRM durante las semanas del proyecto.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A — Documentación, ambiente de pruebas y responsable único (día 1)</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A.1</w:t>
      </w:r>
      <w:r>
        <w:rPr>
          <w:rFonts w:ascii="Liberation Serif" w:cs="Liberation Serif" w:eastAsia="Liberation Serif" w:hAnsi="Liberation Serif"/>
          <w:b w:val="false"/>
          <w:bCs w:val="false"/>
          <w:i w:val="false"/>
          <w:iCs w:val="false"/>
          <w:color w:val="1A1A1A"/>
          <w:sz w:val="22"/>
          <w:szCs w:val="22"/>
        </w:rPr>
        <w:t xml:space="preserve"> Documentación del API del CRM en </w:t>
      </w:r>
      <w:r>
        <w:rPr>
          <w:rFonts w:ascii="Liberation Serif" w:cs="Liberation Serif" w:eastAsia="Liberation Serif" w:hAnsi="Liberation Serif"/>
          <w:b/>
          <w:bCs/>
          <w:i w:val="false"/>
          <w:iCs w:val="false"/>
          <w:color w:val="1A1A1A"/>
          <w:sz w:val="22"/>
          <w:szCs w:val="22"/>
        </w:rPr>
        <w:t xml:space="preserve">OpenAPI / Swagger</w:t>
      </w:r>
      <w:r>
        <w:rPr>
          <w:rFonts w:ascii="Liberation Serif" w:cs="Liberation Serif" w:eastAsia="Liberation Serif" w:hAnsi="Liberation Serif"/>
          <w:b w:val="false"/>
          <w:bCs w:val="false"/>
          <w:i w:val="false"/>
          <w:iCs w:val="false"/>
          <w:color w:val="1A1A1A"/>
          <w:sz w:val="22"/>
          <w:szCs w:val="22"/>
        </w:rPr>
        <w:t xml:space="preserve"> (o colección </w:t>
      </w:r>
      <w:r>
        <w:rPr>
          <w:rFonts w:ascii="Liberation Serif" w:cs="Liberation Serif" w:eastAsia="Liberation Serif" w:hAnsi="Liberation Serif"/>
          <w:b/>
          <w:bCs/>
          <w:i w:val="false"/>
          <w:iCs w:val="false"/>
          <w:color w:val="1A1A1A"/>
          <w:sz w:val="22"/>
          <w:szCs w:val="22"/>
        </w:rPr>
        <w:t xml:space="preserve">Postman</w:t>
      </w:r>
      <w:r>
        <w:rPr>
          <w:rFonts w:ascii="Liberation Serif" w:cs="Liberation Serif" w:eastAsia="Liberation Serif" w:hAnsi="Liberation Serif"/>
          <w:b w:val="false"/>
          <w:bCs w:val="false"/>
          <w:i w:val="false"/>
          <w:iCs w:val="false"/>
          <w:color w:val="1A1A1A"/>
          <w:sz w:val="22"/>
          <w:szCs w:val="22"/>
        </w:rPr>
        <w:t xml:space="preserve"> equivalente), de referencia, cubriendo los servicios de creación/actualización de prospecto</w:t>
      </w:r>
      <w:del w:id="879" w:author="LSSM" w:date="2026-09-10T12:00:00Z">
        <w:r>
          <w:rPr>
            <w:rFonts w:ascii="Liberation Serif" w:cs="Liberation Serif" w:eastAsia="Liberation Serif" w:hAnsi="Liberation Serif"/>
            <w:b w:val="false"/>
            <w:bCs w:val="false"/>
            <w:i w:val="false"/>
            <w:iCs w:val="false"/>
            <w:color w:val="1A1A1A"/>
            <w:sz w:val="22"/>
            <w:szCs w:val="22"/>
          </w:rPr>
          <w:delText xml:space="preserve">, consulta de miembro y</w:delText>
        </w:r>
      </w:del>
      <w:ins w:id="880" w:author="LSSM" w:date="2026-09-10T12:00:00Z">
        <w:r>
          <w:rPr>
            <w:rFonts w:ascii="Liberation Serif" w:cs="Liberation Serif" w:eastAsia="Liberation Serif" w:hAnsi="Liberation Serif"/>
            <w:b w:val="false"/>
            <w:bCs w:val="false"/>
            <w:i w:val="false"/>
            <w:iCs w:val="false"/>
            <w:color w:val="1A1A1A"/>
            <w:sz w:val="22"/>
            <w:szCs w:val="22"/>
          </w:rPr>
          <w:t xml:space="preserve"> y los</w:t>
        </w:r>
      </w:ins>
      <w:r>
        <w:rPr>
          <w:rFonts w:ascii="Liberation Serif" w:cs="Liberation Serif" w:eastAsia="Liberation Serif" w:hAnsi="Liberation Serif"/>
          <w:b w:val="false"/>
          <w:bCs w:val="false"/>
          <w:i w:val="false"/>
          <w:iCs w:val="false"/>
          <w:color w:val="1A1A1A"/>
          <w:sz w:val="22"/>
          <w:szCs w:val="22"/>
        </w:rPr>
        <w:t xml:space="preserve"> datos de clubes, clases y membresías, con esquemas, errores y ejemplos. El detalle definitivo de puntos de acceso se precisa conforme al listado de requerimientos.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A.2</w:t>
      </w:r>
      <w:r>
        <w:rPr>
          <w:rFonts w:ascii="Liberation Serif" w:cs="Liberation Serif" w:eastAsia="Liberation Serif" w:hAnsi="Liberation Serif"/>
          <w:b w:val="false"/>
          <w:bCs w:val="false"/>
          <w:i w:val="false"/>
          <w:iCs w:val="false"/>
          <w:color w:val="1A1A1A"/>
          <w:sz w:val="22"/>
          <w:szCs w:val="22"/>
        </w:rPr>
        <w:t xml:space="preserve"> Credenciales del ambiente de pruebas del CRM,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A.3</w:t>
      </w:r>
      <w:r>
        <w:rPr>
          <w:rFonts w:ascii="Liberation Serif" w:cs="Liberation Serif" w:eastAsia="Liberation Serif" w:hAnsi="Liberation Serif"/>
          <w:b w:val="false"/>
          <w:bCs w:val="false"/>
          <w:i w:val="false"/>
          <w:iCs w:val="false"/>
          <w:color w:val="1A1A1A"/>
          <w:sz w:val="22"/>
          <w:szCs w:val="22"/>
        </w:rPr>
        <w:t xml:space="preserve"> Esquemas reales (JSON) de 3 clubes y 5 clases para los datos en vivo (horarios; teléfono y correo; catálogo de clases; horarios y días de cada clase).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A.4</w:t>
      </w:r>
      <w:r>
        <w:rPr>
          <w:rFonts w:ascii="Liberation Serif" w:cs="Liberation Serif" w:eastAsia="Liberation Serif" w:hAnsi="Liberation Serif"/>
          <w:b w:val="false"/>
          <w:bCs w:val="false"/>
          <w:i w:val="false"/>
          <w:iCs w:val="false"/>
          <w:color w:val="1A1A1A"/>
          <w:sz w:val="22"/>
          <w:szCs w:val="22"/>
        </w:rPr>
        <w:t xml:space="preserve"> Nominación del </w:t>
      </w:r>
      <w:r>
        <w:rPr>
          <w:rFonts w:ascii="Liberation Serif" w:cs="Liberation Serif" w:eastAsia="Liberation Serif" w:hAnsi="Liberation Serif"/>
          <w:b/>
          <w:bCs/>
          <w:i w:val="false"/>
          <w:iCs w:val="false"/>
          <w:color w:val="1A1A1A"/>
          <w:sz w:val="22"/>
          <w:szCs w:val="22"/>
        </w:rPr>
        <w:t xml:space="preserve">responsable único del proyecto (Project Owner técnico)</w:t>
      </w:r>
      <w:r>
        <w:rPr>
          <w:rFonts w:ascii="Liberation Serif" w:cs="Liberation Serif" w:eastAsia="Liberation Serif" w:hAnsi="Liberation Serif"/>
          <w:b w:val="false"/>
          <w:bCs w:val="false"/>
          <w:i w:val="false"/>
          <w:iCs w:val="false"/>
          <w:color w:val="1A1A1A"/>
          <w:sz w:val="22"/>
          <w:szCs w:val="22"/>
        </w:rPr>
        <w:t xml:space="preserve"> con autoridad sobre IT, seguridad, legal y operación (nombre, correo, móvil, disponibilidad y suplente). </w:t>
      </w:r>
      <w:r>
        <w:rPr>
          <w:rFonts w:ascii="Liberation Serif" w:cs="Liberation Serif" w:eastAsia="Liberation Serif" w:hAnsi="Liberation Serif"/>
          <w:b w:val="false"/>
          <w:bCs w:val="false"/>
          <w:i/>
          <w:iCs/>
          <w:color w:val="1A1A1A"/>
          <w:sz w:val="22"/>
          <w:szCs w:val="22"/>
        </w:rPr>
        <w:t xml:space="preserve">Responsable: Dirección de 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A.5</w:t>
      </w:r>
      <w:r>
        <w:rPr>
          <w:rFonts w:ascii="Liberation Serif" w:cs="Liberation Serif" w:eastAsia="Liberation Serif" w:hAnsi="Liberation Serif"/>
          <w:b w:val="false"/>
          <w:bCs w:val="false"/>
          <w:i w:val="false"/>
          <w:iCs w:val="false"/>
          <w:color w:val="1A1A1A"/>
          <w:sz w:val="22"/>
          <w:szCs w:val="22"/>
        </w:rPr>
        <w:t xml:space="preserve"> Tabla de personas vinculadas secundarias (seguridad, legal, operación, PBX). </w:t>
      </w:r>
      <w:r>
        <w:rPr>
          <w:rFonts w:ascii="Liberation Serif" w:cs="Liberation Serif" w:eastAsia="Liberation Serif" w:hAnsi="Liberation Serif"/>
          <w:b w:val="false"/>
          <w:bCs w:val="false"/>
          <w:i/>
          <w:iCs/>
          <w:color w:val="1A1A1A"/>
          <w:sz w:val="22"/>
          <w:szCs w:val="22"/>
        </w:rPr>
        <w:t xml:space="preserve">Responsable: responsable único.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B — Credenciales productivas e integraciones (fin de la semana 2)</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B.1</w:t>
      </w:r>
      <w:r>
        <w:rPr>
          <w:rFonts w:ascii="Liberation Serif" w:cs="Liberation Serif" w:eastAsia="Liberation Serif" w:hAnsi="Liberation Serif"/>
          <w:b w:val="false"/>
          <w:bCs w:val="false"/>
          <w:i w:val="false"/>
          <w:iCs w:val="false"/>
          <w:color w:val="1A1A1A"/>
          <w:sz w:val="22"/>
          <w:szCs w:val="22"/>
        </w:rPr>
        <w:t xml:space="preserve"> Credenciales </w:t>
      </w:r>
      <w:r>
        <w:rPr>
          <w:rFonts w:ascii="Liberation Serif" w:cs="Liberation Serif" w:eastAsia="Liberation Serif" w:hAnsi="Liberation Serif"/>
          <w:b/>
          <w:bCs/>
          <w:i w:val="false"/>
          <w:iCs w:val="false"/>
          <w:color w:val="1A1A1A"/>
          <w:sz w:val="22"/>
          <w:szCs w:val="22"/>
        </w:rPr>
        <w:t xml:space="preserve">productivas del CRM</w:t>
      </w:r>
      <w:r>
        <w:rPr>
          <w:rFonts w:ascii="Liberation Serif" w:cs="Liberation Serif" w:eastAsia="Liberation Serif" w:hAnsi="Liberation Serif"/>
          <w:b w:val="false"/>
          <w:bCs w:val="false"/>
          <w:i w:val="false"/>
          <w:iCs w:val="false"/>
          <w:color w:val="1A1A1A"/>
          <w:sz w:val="22"/>
          <w:szCs w:val="22"/>
        </w:rPr>
        <w:t xml:space="preserve">, limitadas a los puntos de acceso que consume EL PRESTADOR, en cuenta de servicio dedicada (no personal), vía bóveda compartida. </w:t>
      </w:r>
      <w:r>
        <w:rPr>
          <w:rFonts w:ascii="Liberation Serif" w:cs="Liberation Serif" w:eastAsia="Liberation Serif" w:hAnsi="Liberation Serif"/>
          <w:b w:val="false"/>
          <w:bCs w:val="false"/>
          <w:i/>
          <w:iCs/>
          <w:color w:val="1A1A1A"/>
          <w:sz w:val="22"/>
          <w:szCs w:val="22"/>
        </w:rPr>
        <w:t xml:space="preserve">Responsable: líder IT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B.2</w:t>
      </w:r>
      <w:r>
        <w:rPr>
          <w:rFonts w:ascii="Liberation Serif" w:cs="Liberation Serif" w:eastAsia="Liberation Serif" w:hAnsi="Liberation Serif"/>
          <w:b w:val="false"/>
          <w:bCs w:val="false"/>
          <w:i w:val="false"/>
          <w:iCs w:val="false"/>
          <w:color w:val="1A1A1A"/>
          <w:sz w:val="22"/>
          <w:szCs w:val="22"/>
        </w:rPr>
        <w:t xml:space="preserve"> Esquema de </w:t>
      </w:r>
      <w:r>
        <w:rPr>
          <w:rFonts w:ascii="Liberation Serif" w:cs="Liberation Serif" w:eastAsia="Liberation Serif" w:hAnsi="Liberation Serif"/>
          <w:b/>
          <w:bCs/>
          <w:i w:val="false"/>
          <w:iCs w:val="false"/>
          <w:color w:val="1A1A1A"/>
          <w:sz w:val="22"/>
          <w:szCs w:val="22"/>
        </w:rPr>
        <w:t xml:space="preserve">autenticación del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Bearer Token, OAuth 2.0/2.1, JWT, mTLS o llave de acceso equivalente</w:t>
      </w:r>
      <w:r>
        <w:rPr>
          <w:rFonts w:ascii="Liberation Serif" w:cs="Liberation Serif" w:eastAsia="Liberation Serif" w:hAnsi="Liberation Serif"/>
          <w:b w:val="false"/>
          <w:bCs w:val="false"/>
          <w:i w:val="false"/>
          <w:iCs w:val="false"/>
          <w:color w:val="1A1A1A"/>
          <w:sz w:val="22"/>
          <w:szCs w:val="22"/>
        </w:rPr>
        <w:t xml:space="preserve">, con alcance y rotación. </w:t>
      </w:r>
      <w:r>
        <w:rPr>
          <w:rFonts w:ascii="Liberation Serif" w:cs="Liberation Serif" w:eastAsia="Liberation Serif" w:hAnsi="Liberation Serif"/>
          <w:b w:val="false"/>
          <w:bCs w:val="false"/>
          <w:i/>
          <w:iCs/>
          <w:color w:val="1A1A1A"/>
          <w:sz w:val="22"/>
          <w:szCs w:val="22"/>
        </w:rPr>
        <w:t xml:space="preserve">Responsable: líder técnico CRM y Seguridad.</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B.3</w:t>
      </w:r>
      <w:r>
        <w:rPr>
          <w:rFonts w:ascii="Liberation Serif" w:cs="Liberation Serif" w:eastAsia="Liberation Serif" w:hAnsi="Liberation Serif"/>
          <w:b w:val="false"/>
          <w:bCs w:val="false"/>
          <w:i w:val="false"/>
          <w:iCs w:val="false"/>
          <w:color w:val="1A1A1A"/>
          <w:sz w:val="22"/>
          <w:szCs w:val="22"/>
        </w:rPr>
        <w:t xml:space="preserve"> Soporte de </w:t>
      </w:r>
      <w:r>
        <w:rPr>
          <w:rFonts w:ascii="Liberation Serif" w:cs="Liberation Serif" w:eastAsia="Liberation Serif" w:hAnsi="Liberation Serif"/>
          <w:b/>
          <w:bCs/>
          <w:i w:val="false"/>
          <w:iCs w:val="false"/>
          <w:color w:val="1A1A1A"/>
          <w:sz w:val="22"/>
          <w:szCs w:val="22"/>
        </w:rPr>
        <w:t xml:space="preserve">idempotencia</w:t>
      </w:r>
      <w:r>
        <w:rPr>
          <w:rFonts w:ascii="Liberation Serif" w:cs="Liberation Serif" w:eastAsia="Liberation Serif" w:hAnsi="Liberation Serif"/>
          <w:b w:val="false"/>
          <w:bCs w:val="false"/>
          <w:i w:val="false"/>
          <w:iCs w:val="false"/>
          <w:color w:val="1A1A1A"/>
          <w:sz w:val="22"/>
          <w:szCs w:val="22"/>
        </w:rPr>
        <w:t xml:space="preserve"> (llave de idempotencia / UUID, o mecanismo equivalente de deduplicación) en el servicio de creación de prospecto, para que llamadas repetidas no generen duplicados. </w:t>
      </w:r>
      <w:r>
        <w:rPr>
          <w:rFonts w:ascii="Liberation Serif" w:cs="Liberation Serif" w:eastAsia="Liberation Serif" w:hAnsi="Liberation Serif"/>
          <w:b w:val="false"/>
          <w:bCs w:val="false"/>
          <w:i/>
          <w:iCs/>
          <w:color w:val="1A1A1A"/>
          <w:sz w:val="22"/>
          <w:szCs w:val="22"/>
        </w:rPr>
        <w:t xml:space="preserve">Responsable: líder técnico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(Si la integración se implementa por middleware de EL PRESTADOR —conforme a la vía de implementación por middleware adoptada en el criterio general</w:t>
      </w:r>
      <w:del w:id="881" w:author="LSSM" w:date="2026-09-10T12:00:00Z">
        <w:r>
          <w:rPr>
            <w:rFonts w:ascii="Liberation Serif" w:cs="Liberation Serif" w:eastAsia="Liberation Serif" w:hAnsi="Liberation Serif"/>
            <w:b w:val="false"/>
            <w:bCs w:val="false"/>
            <w:i w:val="false"/>
            <w:iCs w:val="false"/>
            <w:color w:val="1A1A1A"/>
            <w:sz w:val="22"/>
            <w:szCs w:val="22"/>
          </w:rPr>
          <w:delText xml:space="preserve"> </w:delText>
        </w:r>
      </w:del>
      <w:r>
        <w:rPr>
          <w:rFonts w:ascii="Liberation Serif" w:cs="Liberation Serif" w:eastAsia="Liberation Serif" w:hAnsi="Liberation Serif"/>
          <w:b w:val="false"/>
          <w:bCs w:val="false"/>
          <w:i/>
          <w:iCs/>
          <w:color w:val="1A1A1A"/>
          <w:sz w:val="22"/>
          <w:szCs w:val="22"/>
        </w:rPr>
        <w:t xml:space="preserve">—, la idempotencia podrá resolverse en esa capa.)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Notificación de eventos</w:t>
      </w:r>
      <w:r>
        <w:rPr>
          <w:rFonts w:ascii="Liberation Serif" w:cs="Liberation Serif" w:eastAsia="Liberation Serif" w:hAnsi="Liberation Serif"/>
          <w:b w:val="false"/>
          <w:bCs w:val="false"/>
          <w:i w:val="false"/>
          <w:iCs w:val="false"/>
          <w:color w:val="1A1A1A"/>
          <w:sz w:val="22"/>
          <w:szCs w:val="22"/>
        </w:rPr>
        <w:t xml:space="preserve"> relevantes (p. ej. prospecto calificado, membresía activada): </w:t>
      </w:r>
      <w:r>
        <w:rPr>
          <w:rFonts w:ascii="Liberation Serif" w:cs="Liberation Serif" w:eastAsia="Liberation Serif" w:hAnsi="Liberation Serif"/>
          <w:b/>
          <w:bCs/>
          <w:i w:val="false"/>
          <w:iCs w:val="false"/>
          <w:color w:val="1A1A1A"/>
          <w:sz w:val="22"/>
          <w:szCs w:val="22"/>
        </w:rPr>
        <w:t xml:space="preserve">webhooks salientes</w:t>
      </w:r>
      <w:r>
        <w:rPr>
          <w:rFonts w:ascii="Liberation Serif" w:cs="Liberation Serif" w:eastAsia="Liberation Serif" w:hAnsi="Liberation Serif"/>
          <w:b w:val="false"/>
          <w:bCs w:val="false"/>
          <w:i w:val="false"/>
          <w:iCs w:val="false"/>
          <w:color w:val="1A1A1A"/>
          <w:sz w:val="22"/>
          <w:szCs w:val="22"/>
        </w:rPr>
        <w:t xml:space="preserve"> firmados (HMAC-SHA256 o firma equivalente) con identificador único de evento, marca de tiempo, deduplicación y reintentos con espera incremental </w:t>
      </w:r>
      <w:r>
        <w:rPr>
          <w:rFonts w:ascii="Liberation Serif" w:cs="Liberation Serif" w:eastAsia="Liberation Serif" w:hAnsi="Liberation Serif"/>
          <w:b/>
          <w:bCs/>
          <w:i w:val="false"/>
          <w:iCs w:val="false"/>
          <w:color w:val="1A1A1A"/>
          <w:sz w:val="22"/>
          <w:szCs w:val="22"/>
        </w:rPr>
        <w:t xml:space="preserve">si el API los expone</w:t>
      </w:r>
      <w:r>
        <w:rPr>
          <w:rFonts w:ascii="Liberation Serif" w:cs="Liberation Serif" w:eastAsia="Liberation Serif" w:hAnsi="Liberation Serif"/>
          <w:b w:val="false"/>
          <w:bCs w:val="false"/>
          <w:i w:val="false"/>
          <w:iCs w:val="false"/>
          <w:color w:val="1A1A1A"/>
          <w:sz w:val="22"/>
          <w:szCs w:val="22"/>
        </w:rPr>
        <w:t xml:space="preserve">; en su defecto, un </w:t>
      </w:r>
      <w:r>
        <w:rPr>
          <w:rFonts w:ascii="Liberation Serif" w:cs="Liberation Serif" w:eastAsia="Liberation Serif" w:hAnsi="Liberation Serif"/>
          <w:b/>
          <w:bCs/>
          <w:i w:val="false"/>
          <w:iCs w:val="false"/>
          <w:color w:val="1A1A1A"/>
          <w:sz w:val="22"/>
          <w:szCs w:val="22"/>
        </w:rPr>
        <w:t xml:space="preserve">mecanismo equivalente de consulta (polling)</w:t>
      </w:r>
      <w:r>
        <w:rPr>
          <w:rFonts w:ascii="Liberation Serif" w:cs="Liberation Serif" w:eastAsia="Liberation Serif" w:hAnsi="Liberation Serif"/>
          <w:b w:val="false"/>
          <w:bCs w:val="false"/>
          <w:i w:val="false"/>
          <w:iCs w:val="false"/>
          <w:color w:val="1A1A1A"/>
          <w:sz w:val="22"/>
          <w:szCs w:val="22"/>
        </w:rPr>
        <w:t xml:space="preserve"> acordado entre las partes.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SLAs documentados de la API del CRM</w:t>
      </w:r>
      <w:r>
        <w:rPr>
          <w:rFonts w:ascii="Liberation Serif" w:cs="Liberation Serif" w:eastAsia="Liberation Serif" w:hAnsi="Liberation Serif"/>
          <w:b w:val="false"/>
          <w:bCs w:val="false"/>
          <w:i w:val="false"/>
          <w:iCs w:val="false"/>
          <w:color w:val="1A1A1A"/>
          <w:sz w:val="22"/>
          <w:szCs w:val="22"/>
        </w:rPr>
        <w:t xml:space="preserve"> (percentil 95 de latencia y disponibilidad mensual) para creación de prospecto</w:t>
      </w:r>
      <w:del w:id="882" w:author="LSSM" w:date="2026-09-10T12:00:00Z">
        <w:r>
          <w:rPr>
            <w:rFonts w:ascii="Liberation Serif" w:cs="Liberation Serif" w:eastAsia="Liberation Serif" w:hAnsi="Liberation Serif"/>
            <w:b w:val="false"/>
            <w:bCs w:val="false"/>
            <w:i w:val="false"/>
            <w:iCs w:val="false"/>
            <w:color w:val="1A1A1A"/>
            <w:sz w:val="22"/>
            <w:szCs w:val="22"/>
          </w:rPr>
          <w:delText xml:space="preserve">, consulta de miembro</w:delText>
        </w:r>
      </w:del>
      <w:r>
        <w:rPr>
          <w:rFonts w:ascii="Liberation Serif" w:cs="Liberation Serif" w:eastAsia="Liberation Serif" w:hAnsi="Liberation Serif"/>
          <w:b w:val="false"/>
          <w:bCs w:val="false"/>
          <w:i w:val="false"/>
          <w:iCs w:val="false"/>
          <w:color w:val="1A1A1A"/>
          <w:sz w:val="22"/>
          <w:szCs w:val="22"/>
        </w:rPr>
        <w:t xml:space="preserve"> y catálogos de clubes, clases y membresías.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B.6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Política de límites de tasa del CRM</w:t>
      </w:r>
      <w:r>
        <w:rPr>
          <w:rFonts w:ascii="Liberation Serif" w:cs="Liberation Serif" w:eastAsia="Liberation Serif" w:hAnsi="Liberation Serif"/>
          <w:b w:val="false"/>
          <w:bCs w:val="false"/>
          <w:i w:val="false"/>
          <w:iCs w:val="false"/>
          <w:color w:val="1A1A1A"/>
          <w:sz w:val="22"/>
          <w:szCs w:val="22"/>
        </w:rPr>
        <w:t xml:space="preserve"> (peticiones por minuto/hora, ráfagas, código HTTP y cabecera Retry-After). </w:t>
      </w:r>
      <w:r>
        <w:rPr>
          <w:rFonts w:ascii="Liberation Serif" w:cs="Liberation Serif" w:eastAsia="Liberation Serif" w:hAnsi="Liberation Serif"/>
          <w:b w:val="false"/>
          <w:bCs w:val="false"/>
          <w:i/>
          <w:iCs/>
          <w:color w:val="1A1A1A"/>
          <w:sz w:val="22"/>
          <w:szCs w:val="22"/>
        </w:rPr>
        <w:t xml:space="preserve">Responsable: líder técnico CRM.</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C — Acceso a ambiente productivo (semana 4)</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C.1</w:t>
      </w:r>
      <w:r>
        <w:rPr>
          <w:rFonts w:ascii="Liberation Serif" w:cs="Liberation Serif" w:eastAsia="Liberation Serif" w:hAnsi="Liberation Serif"/>
          <w:b w:val="false"/>
          <w:bCs w:val="false"/>
          <w:i w:val="false"/>
          <w:iCs w:val="false"/>
          <w:color w:val="1A1A1A"/>
          <w:sz w:val="22"/>
          <w:szCs w:val="22"/>
        </w:rPr>
        <w:t xml:space="preserve"> Acceso al panel de hospedaje vigente (validar DNS, SSL y redirecciones).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C.2</w:t>
      </w:r>
      <w:r>
        <w:rPr>
          <w:rFonts w:ascii="Liberation Serif" w:cs="Liberation Serif" w:eastAsia="Liberation Serif" w:hAnsi="Liberation Serif"/>
          <w:b w:val="false"/>
          <w:bCs w:val="false"/>
          <w:i w:val="false"/>
          <w:iCs w:val="false"/>
          <w:color w:val="1A1A1A"/>
          <w:sz w:val="22"/>
          <w:szCs w:val="22"/>
        </w:rPr>
        <w:t xml:space="preserve"> Acceso al </w:t>
      </w:r>
      <w:r>
        <w:rPr>
          <w:rFonts w:ascii="Liberation Serif" w:cs="Liberation Serif" w:eastAsia="Liberation Serif" w:hAnsi="Liberation Serif"/>
          <w:b/>
          <w:bCs/>
          <w:i w:val="false"/>
          <w:iCs w:val="false"/>
          <w:color w:val="1A1A1A"/>
          <w:sz w:val="22"/>
          <w:szCs w:val="22"/>
        </w:rPr>
        <w:t xml:space="preserve">registrador del dominio</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C.3</w:t>
      </w:r>
      <w:r>
        <w:rPr>
          <w:rFonts w:ascii="Liberation Serif" w:cs="Liberation Serif" w:eastAsia="Liberation Serif" w:hAnsi="Liberation Serif"/>
          <w:b w:val="false"/>
          <w:bCs w:val="false"/>
          <w:i w:val="false"/>
          <w:iCs w:val="false"/>
          <w:color w:val="1A1A1A"/>
          <w:sz w:val="22"/>
          <w:szCs w:val="22"/>
        </w:rPr>
        <w:t xml:space="preserve"> Acceso a la </w:t>
      </w:r>
      <w:r>
        <w:rPr>
          <w:rFonts w:ascii="Liberation Serif" w:cs="Liberation Serif" w:eastAsia="Liberation Serif" w:hAnsi="Liberation Serif"/>
          <w:b/>
          <w:bCs/>
          <w:i w:val="false"/>
          <w:iCs w:val="false"/>
          <w:color w:val="1A1A1A"/>
          <w:sz w:val="22"/>
          <w:szCs w:val="22"/>
        </w:rPr>
        <w:t xml:space="preserve">red de distribución de contenido</w:t>
      </w:r>
      <w:r>
        <w:rPr>
          <w:rFonts w:ascii="Liberation Serif" w:cs="Liberation Serif" w:eastAsia="Liberation Serif" w:hAnsi="Liberation Serif"/>
          <w:b w:val="false"/>
          <w:bCs w:val="false"/>
          <w:i w:val="false"/>
          <w:iCs w:val="false"/>
          <w:color w:val="1A1A1A"/>
          <w:sz w:val="22"/>
          <w:szCs w:val="22"/>
        </w:rPr>
        <w:t xml:space="preserve"> vigente, en su caso.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C.4</w:t>
      </w:r>
      <w:r>
        <w:rPr>
          <w:rFonts w:ascii="Liberation Serif" w:cs="Liberation Serif" w:eastAsia="Liberation Serif" w:hAnsi="Liberation Serif"/>
          <w:b w:val="false"/>
          <w:bCs w:val="false"/>
          <w:i w:val="false"/>
          <w:iCs w:val="false"/>
          <w:color w:val="1A1A1A"/>
          <w:sz w:val="22"/>
          <w:szCs w:val="22"/>
        </w:rPr>
        <w:t xml:space="preserve"> Acceso de lectura al </w:t>
      </w:r>
      <w:r>
        <w:rPr>
          <w:rFonts w:ascii="Liberation Serif" w:cs="Liberation Serif" w:eastAsia="Liberation Serif" w:hAnsi="Liberation Serif"/>
          <w:b/>
          <w:bCs/>
          <w:i w:val="false"/>
          <w:iCs w:val="false"/>
          <w:color w:val="1A1A1A"/>
          <w:sz w:val="22"/>
          <w:szCs w:val="22"/>
        </w:rPr>
        <w:t xml:space="preserve">repositorio</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C.5</w:t>
      </w:r>
      <w:r>
        <w:rPr>
          <w:rFonts w:ascii="Liberation Serif" w:cs="Liberation Serif" w:eastAsia="Liberation Serif" w:hAnsi="Liberation Serif"/>
          <w:b w:val="false"/>
          <w:bCs w:val="false"/>
          <w:i w:val="false"/>
          <w:iCs w:val="false"/>
          <w:color w:val="1A1A1A"/>
          <w:sz w:val="22"/>
          <w:szCs w:val="22"/>
        </w:rPr>
        <w:t xml:space="preserve"> Acceso administrador al </w:t>
      </w:r>
      <w:r>
        <w:rPr>
          <w:rFonts w:ascii="Liberation Serif" w:cs="Liberation Serif" w:eastAsia="Liberation Serif" w:hAnsi="Liberation Serif"/>
          <w:b/>
          <w:bCs/>
          <w:i w:val="false"/>
          <w:iCs w:val="false"/>
          <w:color w:val="1A1A1A"/>
          <w:sz w:val="22"/>
          <w:szCs w:val="22"/>
        </w:rPr>
        <w:t xml:space="preserve">CMS</w:t>
      </w:r>
      <w:r>
        <w:rPr>
          <w:rFonts w:ascii="Liberation Serif" w:cs="Liberation Serif" w:eastAsia="Liberation Serif" w:hAnsi="Liberation Serif"/>
          <w:b w:val="false"/>
          <w:bCs w:val="false"/>
          <w:i w:val="false"/>
          <w:iCs w:val="false"/>
          <w:color w:val="1A1A1A"/>
          <w:sz w:val="22"/>
          <w:szCs w:val="22"/>
        </w:rPr>
        <w:t xml:space="preserve"> del sitio actual.</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C.6</w:t>
      </w:r>
      <w:r>
        <w:rPr>
          <w:rFonts w:ascii="Liberation Serif" w:cs="Liberation Serif" w:eastAsia="Liberation Serif" w:hAnsi="Liberation Serif"/>
          <w:b w:val="false"/>
          <w:bCs w:val="false"/>
          <w:i w:val="false"/>
          <w:iCs w:val="false"/>
          <w:color w:val="1A1A1A"/>
          <w:sz w:val="22"/>
          <w:szCs w:val="22"/>
        </w:rPr>
        <w:t xml:space="preserve"> Ventana de cambio de hospedaje (cutover) con TTL reducido a 5 minutos al menos 24 horas antes.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C.7</w:t>
      </w:r>
      <w:r>
        <w:rPr>
          <w:rFonts w:ascii="Liberation Serif" w:cs="Liberation Serif" w:eastAsia="Liberation Serif" w:hAnsi="Liberation Serif"/>
          <w:b w:val="false"/>
          <w:bCs w:val="false"/>
          <w:i w:val="false"/>
          <w:iCs w:val="false"/>
          <w:color w:val="1A1A1A"/>
          <w:sz w:val="22"/>
          <w:szCs w:val="22"/>
        </w:rPr>
        <w:t xml:space="preserve"> Política de rotación trimestral de claves y credenciales.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C.8</w:t>
      </w:r>
      <w:r>
        <w:rPr>
          <w:rFonts w:ascii="Liberation Serif" w:cs="Liberation Serif" w:eastAsia="Liberation Serif" w:hAnsi="Liberation Serif"/>
          <w:b w:val="false"/>
          <w:bCs w:val="false"/>
          <w:i w:val="false"/>
          <w:iCs w:val="false"/>
          <w:color w:val="1A1A1A"/>
          <w:sz w:val="22"/>
          <w:szCs w:val="22"/>
        </w:rPr>
        <w:t xml:space="preserve"> Canal dedicado de comunicación de incidentes.</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D — Puntos de acceso para el agente “BES” (en paralelo a A, B y C)</w:t>
      </w:r>
    </w:p>
    <w:p>
      <w:pPr>
        <w:spacing w:after="80" w:line="264"/>
        <w:ind w:left="540" w:hanging="280"/>
        <w:jc w:val="both"/>
      </w:pPr>
      <w:del w:id="883" w:author="LSSM" w:date="2026-09-10T12:00:00Z">
        <w:r>
          <w:rPr>
            <w:rFonts w:ascii="Liberation Serif" w:cs="Liberation Serif" w:eastAsia="Liberation Serif" w:hAnsi="Liberation Serif"/>
            <w:b w:val="false"/>
            <w:bCs w:val="false"/>
            <w:color w:val="1A1A1A"/>
            <w:sz w:val="22"/>
            <w:szCs w:val="22"/>
          </w:rPr>
          <w:delText xml:space="preserve">• </w:delText>
        </w:r>
      </w:del>
      <w:del w:id="884" w:author="LSSM" w:date="2026-09-10T12:00:00Z">
        <w:r>
          <w:rPr>
            <w:rFonts w:ascii="Liberation Serif" w:cs="Liberation Serif" w:eastAsia="Liberation Serif" w:hAnsi="Liberation Serif"/>
            <w:b w:val="false"/>
            <w:bCs w:val="false"/>
            <w:i w:val="false"/>
            <w:iCs w:val="false"/>
            <w:color w:val="1A1A1A"/>
            <w:sz w:val="22"/>
            <w:szCs w:val="22"/>
          </w:rPr>
          <w:delText xml:space="preserve">D.1 Punto de acceso de consulta de miembro por teléfono o correo (devuelve datos básicos del socio —nombre, club principal, tipo de membresía, estado— o “no encontrado”). Responsable: líder técnico CRM.</w:delText>
        </w:r>
      </w:del>
    </w:p>
    <w:p>
      <w:pPr>
        <w:spacing w:after="80" w:line="264"/>
        <w:ind w:left="540" w:hanging="280"/>
        <w:jc w:val="both"/>
      </w:pPr>
      <w:ins w:id="885" w:author="LSSM" w:date="2026-09-10T12:00:00Z">
        <w:r>
          <w:rPr>
            <w:rFonts w:ascii="Liberation Serif" w:cs="Liberation Serif" w:eastAsia="Liberation Serif" w:hAnsi="Liberation Serif"/>
            <w:b w:val="false"/>
            <w:bCs w:val="false"/>
            <w:color w:val="1A1A1A"/>
            <w:sz w:val="22"/>
            <w:szCs w:val="22"/>
          </w:rPr>
          <w:t xml:space="preserve">• </w:t>
        </w:r>
      </w:ins>
      <w:ins w:id="886" w:author="LSSM" w:date="2026-09-10T12:00:00Z">
        <w:r>
          <w:rPr>
            <w:rFonts w:ascii="Liberation Serif" w:cs="Liberation Serif" w:eastAsia="Liberation Serif" w:hAnsi="Liberation Serif"/>
            <w:b/>
            <w:bCs/>
            <w:i w:val="false"/>
            <w:iCs w:val="false"/>
            <w:color w:val="1A1A1A"/>
            <w:sz w:val="22"/>
            <w:szCs w:val="22"/>
          </w:rPr>
          <w:t xml:space="preserve">D.1</w:t>
        </w:r>
      </w:ins>
      <w:ins w:id="887"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888" w:author="LSSM" w:date="2026-09-10T12:00:00Z">
        <w:r>
          <w:rPr>
            <w:rFonts w:ascii="Liberation Serif" w:cs="Liberation Serif" w:eastAsia="Liberation Serif" w:hAnsi="Liberation Serif"/>
            <w:b w:val="false"/>
            <w:bCs w:val="false"/>
            <w:i/>
            <w:iCs/>
            <w:color w:val="1A1A1A"/>
            <w:sz w:val="22"/>
            <w:szCs w:val="22"/>
          </w:rPr>
          <w:t xml:space="preserve">(No se solicita.)</w:t>
        </w:r>
      </w:ins>
      <w:ins w:id="889" w:author="LSSM" w:date="2026-09-10T12:00:00Z">
        <w:r>
          <w:rPr>
            <w:rFonts w:ascii="Liberation Serif" w:cs="Liberation Serif" w:eastAsia="Liberation Serif" w:hAnsi="Liberation Serif"/>
            <w:b w:val="false"/>
            <w:bCs w:val="false"/>
            <w:i w:val="false"/>
            <w:iCs w:val="false"/>
            <w:color w:val="1A1A1A"/>
            <w:sz w:val="22"/>
            <w:szCs w:val="22"/>
          </w:rPr>
          <w:t xml:space="preserve"> El proyecto </w:t>
        </w:r>
      </w:ins>
      <w:ins w:id="890" w:author="LSSM" w:date="2026-09-10T12:00:00Z">
        <w:r>
          <w:rPr>
            <w:rFonts w:ascii="Liberation Serif" w:cs="Liberation Serif" w:eastAsia="Liberation Serif" w:hAnsi="Liberation Serif"/>
            <w:b/>
            <w:bCs/>
            <w:i w:val="false"/>
            <w:iCs w:val="false"/>
            <w:color w:val="1A1A1A"/>
            <w:sz w:val="22"/>
            <w:szCs w:val="22"/>
          </w:rPr>
          <w:t xml:space="preserve">no requiere un punto de acceso de consulta de socios</w:t>
        </w:r>
      </w:ins>
      <w:ins w:id="891" w:author="LSSM" w:date="2026-09-10T12:00:00Z">
        <w:r>
          <w:rPr>
            <w:rFonts w:ascii="Liberation Serif" w:cs="Liberation Serif" w:eastAsia="Liberation Serif" w:hAnsi="Liberation Serif"/>
            <w:b w:val="false"/>
            <w:bCs w:val="false"/>
            <w:i w:val="false"/>
            <w:iCs w:val="false"/>
            <w:color w:val="1A1A1A"/>
            <w:sz w:val="22"/>
            <w:szCs w:val="22"/>
          </w:rPr>
          <w:t xml:space="preserve">: los datos de socios actuales no se leen en la operación de captación. Se conserva la numeración de este Bloque para no alterar las referencias cruzadas del Contrato y sus Anexos.</w:t>
        </w:r>
      </w:ins>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D.2</w:t>
      </w:r>
      <w:r>
        <w:rPr>
          <w:rFonts w:ascii="Liberation Serif" w:cs="Liberation Serif" w:eastAsia="Liberation Serif" w:hAnsi="Liberation Serif"/>
          <w:b w:val="false"/>
          <w:bCs w:val="false"/>
          <w:i w:val="false"/>
          <w:iCs w:val="false"/>
          <w:color w:val="1A1A1A"/>
          <w:sz w:val="22"/>
          <w:szCs w:val="22"/>
        </w:rPr>
        <w:t xml:space="preserve"> Punto de acceso de </w:t>
      </w:r>
      <w:r>
        <w:rPr>
          <w:rFonts w:ascii="Liberation Serif" w:cs="Liberation Serif" w:eastAsia="Liberation Serif" w:hAnsi="Liberation Serif"/>
          <w:b/>
          <w:bCs/>
          <w:i w:val="false"/>
          <w:iCs w:val="false"/>
          <w:color w:val="1A1A1A"/>
          <w:sz w:val="22"/>
          <w:szCs w:val="22"/>
        </w:rPr>
        <w:t xml:space="preserve">búsqueda de club por amenidad</w:t>
      </w:r>
      <w:r>
        <w:rPr>
          <w:rFonts w:ascii="Liberation Serif" w:cs="Liberation Serif" w:eastAsia="Liberation Serif" w:hAnsi="Liberation Serif"/>
          <w:b w:val="false"/>
          <w:bCs w:val="false"/>
          <w:i w:val="false"/>
          <w:iCs w:val="false"/>
          <w:color w:val="1A1A1A"/>
          <w:sz w:val="22"/>
          <w:szCs w:val="22"/>
        </w:rPr>
        <w:t xml:space="preserve"> (alberca, spa, sauna u otra).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D.3</w:t>
      </w:r>
      <w:r>
        <w:rPr>
          <w:rFonts w:ascii="Liberation Serif" w:cs="Liberation Serif" w:eastAsia="Liberation Serif" w:hAnsi="Liberation Serif"/>
          <w:b w:val="false"/>
          <w:bCs w:val="false"/>
          <w:i w:val="false"/>
          <w:iCs w:val="false"/>
          <w:color w:val="1A1A1A"/>
          <w:sz w:val="22"/>
          <w:szCs w:val="22"/>
        </w:rPr>
        <w:t xml:space="preserve"> Punto de acceso de </w:t>
      </w:r>
      <w:r>
        <w:rPr>
          <w:rFonts w:ascii="Liberation Serif" w:cs="Liberation Serif" w:eastAsia="Liberation Serif" w:hAnsi="Liberation Serif"/>
          <w:b/>
          <w:bCs/>
          <w:i w:val="false"/>
          <w:iCs w:val="false"/>
          <w:color w:val="1A1A1A"/>
          <w:sz w:val="22"/>
          <w:szCs w:val="22"/>
        </w:rPr>
        <w:t xml:space="preserve">búsqueda de club por geolocalización</w:t>
      </w:r>
      <w:r>
        <w:rPr>
          <w:rFonts w:ascii="Liberation Serif" w:cs="Liberation Serif" w:eastAsia="Liberation Serif" w:hAnsi="Liberation Serif"/>
          <w:b w:val="false"/>
          <w:bCs w:val="false"/>
          <w:i w:val="false"/>
          <w:iCs w:val="false"/>
          <w:color w:val="1A1A1A"/>
          <w:sz w:val="22"/>
          <w:szCs w:val="22"/>
        </w:rPr>
        <w:t xml:space="preserve"> (código postal o coordenadas, ordenado por cercanía con distancia).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D.4</w:t>
      </w:r>
      <w:r>
        <w:rPr>
          <w:rFonts w:ascii="Liberation Serif" w:cs="Liberation Serif" w:eastAsia="Liberation Serif" w:hAnsi="Liberation Serif"/>
          <w:b w:val="false"/>
          <w:bCs w:val="false"/>
          <w:i w:val="false"/>
          <w:iCs w:val="false"/>
          <w:color w:val="1A1A1A"/>
          <w:sz w:val="22"/>
          <w:szCs w:val="22"/>
        </w:rPr>
        <w:t xml:space="preserve"> Punto de acceso de </w:t>
      </w:r>
      <w:r>
        <w:rPr>
          <w:rFonts w:ascii="Liberation Serif" w:cs="Liberation Serif" w:eastAsia="Liberation Serif" w:hAnsi="Liberation Serif"/>
          <w:b/>
          <w:bCs/>
          <w:i w:val="false"/>
          <w:iCs w:val="false"/>
          <w:color w:val="1A1A1A"/>
          <w:sz w:val="22"/>
          <w:szCs w:val="22"/>
        </w:rPr>
        <w:t xml:space="preserve">creación de prospecto</w:t>
      </w:r>
      <w:r>
        <w:rPr>
          <w:rFonts w:ascii="Liberation Serif" w:cs="Liberation Serif" w:eastAsia="Liberation Serif" w:hAnsi="Liberation Serif"/>
          <w:b w:val="false"/>
          <w:bCs w:val="false"/>
          <w:i w:val="false"/>
          <w:iCs w:val="false"/>
          <w:color w:val="1A1A1A"/>
          <w:sz w:val="22"/>
          <w:szCs w:val="22"/>
        </w:rPr>
        <w:t xml:space="preserve"> (el mismo de B.3, compartido con el sitio, con garantía de no duplicación). El día y horario de visita elegidos por el usuario se registran como parte del prospecto y se envían por correo al club; </w:t>
      </w:r>
      <w:r>
        <w:rPr>
          <w:rFonts w:ascii="Liberation Serif" w:cs="Liberation Serif" w:eastAsia="Liberation Serif" w:hAnsi="Liberation Serif"/>
          <w:b/>
          <w:bCs/>
          <w:i w:val="false"/>
          <w:iCs w:val="false"/>
          <w:color w:val="1A1A1A"/>
          <w:sz w:val="22"/>
          <w:szCs w:val="22"/>
        </w:rPr>
        <w:t xml:space="preserve">no se verifica disponibilidad ni se crea reservación en sistema alguno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SLA de latencia</w:t>
      </w:r>
      <w:r>
        <w:rPr>
          <w:rFonts w:ascii="Liberation Serif" w:cs="Liberation Serif" w:eastAsia="Liberation Serif" w:hAnsi="Liberation Serif"/>
          <w:b w:val="false"/>
          <w:bCs w:val="false"/>
          <w:i w:val="false"/>
          <w:iCs w:val="false"/>
          <w:color w:val="1A1A1A"/>
          <w:sz w:val="22"/>
          <w:szCs w:val="22"/>
        </w:rPr>
        <w:t xml:space="preserve"> objetivo para BES (de referencia, a confirmar en la propuesta): percentil 95 &lt; </w:t>
      </w:r>
      <w:r>
        <w:rPr>
          <w:rFonts w:ascii="Liberation Serif" w:cs="Liberation Serif" w:eastAsia="Liberation Serif" w:hAnsi="Liberation Serif"/>
          <w:b/>
          <w:bCs/>
          <w:i w:val="false"/>
          <w:iCs w:val="false"/>
          <w:color w:val="1A1A1A"/>
          <w:sz w:val="22"/>
          <w:szCs w:val="22"/>
        </w:rPr>
        <w:t xml:space="preserve">500 ms</w:t>
      </w:r>
      <w:r>
        <w:rPr>
          <w:rFonts w:ascii="Liberation Serif" w:cs="Liberation Serif" w:eastAsia="Liberation Serif" w:hAnsi="Liberation Serif"/>
          <w:b w:val="false"/>
          <w:bCs w:val="false"/>
          <w:i w:val="false"/>
          <w:iCs w:val="false"/>
          <w:color w:val="1A1A1A"/>
          <w:sz w:val="22"/>
          <w:szCs w:val="22"/>
        </w:rPr>
        <w:t xml:space="preserve"> para las consultas D.</w:t>
      </w:r>
      <w:del w:id="892" w:author="LSSM" w:date="2026-09-10T12:00:00Z">
        <w:r>
          <w:rPr>
            <w:rFonts w:ascii="Liberation Serif" w:cs="Liberation Serif" w:eastAsia="Liberation Serif" w:hAnsi="Liberation Serif"/>
            <w:b w:val="false"/>
            <w:bCs w:val="false"/>
            <w:i w:val="false"/>
            <w:iCs w:val="false"/>
            <w:color w:val="1A1A1A"/>
            <w:sz w:val="22"/>
            <w:szCs w:val="22"/>
          </w:rPr>
          <w:delText xml:space="preserve">1–</w:delText>
        </w:r>
      </w:del>
      <w:ins w:id="893" w:author="LSSM" w:date="2026-09-10T12:00:00Z">
        <w:r>
          <w:rPr>
            <w:rFonts w:ascii="Liberation Serif" w:cs="Liberation Serif" w:eastAsia="Liberation Serif" w:hAnsi="Liberation Serif"/>
            <w:b w:val="false"/>
            <w:bCs w:val="false"/>
            <w:i w:val="false"/>
            <w:iCs w:val="false"/>
            <w:color w:val="1A1A1A"/>
            <w:sz w:val="22"/>
            <w:szCs w:val="22"/>
          </w:rPr>
          <w:t xml:space="preserve">2 y </w:t>
        </w:r>
      </w:ins>
      <w:r>
        <w:rPr>
          <w:rFonts w:ascii="Liberation Serif" w:cs="Liberation Serif" w:eastAsia="Liberation Serif" w:hAnsi="Liberation Serif"/>
          <w:b w:val="false"/>
          <w:bCs w:val="false"/>
          <w:i w:val="false"/>
          <w:iCs w:val="false"/>
          <w:color w:val="1A1A1A"/>
          <w:sz w:val="22"/>
          <w:szCs w:val="22"/>
        </w:rPr>
        <w:t xml:space="preserve">D.3 y &lt; </w:t>
      </w:r>
      <w:r>
        <w:rPr>
          <w:rFonts w:ascii="Liberation Serif" w:cs="Liberation Serif" w:eastAsia="Liberation Serif" w:hAnsi="Liberation Serif"/>
          <w:b/>
          <w:bCs/>
          <w:i w:val="false"/>
          <w:iCs w:val="false"/>
          <w:color w:val="1A1A1A"/>
          <w:sz w:val="22"/>
          <w:szCs w:val="22"/>
        </w:rPr>
        <w:t xml:space="preserve">800 ms</w:t>
      </w:r>
      <w:r>
        <w:rPr>
          <w:rFonts w:ascii="Liberation Serif" w:cs="Liberation Serif" w:eastAsia="Liberation Serif" w:hAnsi="Liberation Serif"/>
          <w:b w:val="false"/>
          <w:bCs w:val="false"/>
          <w:i w:val="false"/>
          <w:iCs w:val="false"/>
          <w:color w:val="1A1A1A"/>
          <w:sz w:val="22"/>
          <w:szCs w:val="22"/>
        </w:rPr>
        <w:t xml:space="preserve"> para la creación de prospecto (D.4). Este objetivo es alcanzable mediante caché de lecturas y/o la capa de middleware de EL PRESTADOR; el CRM debe sostener un nivel de servicio que lo haga viable. </w:t>
      </w:r>
      <w:r>
        <w:rPr>
          <w:rFonts w:ascii="Liberation Serif" w:cs="Liberation Serif" w:eastAsia="Liberation Serif" w:hAnsi="Liberation Serif"/>
          <w:b w:val="false"/>
          <w:bCs w:val="false"/>
          <w:i/>
          <w:iCs/>
          <w:color w:val="1A1A1A"/>
          <w:sz w:val="22"/>
          <w:szCs w:val="22"/>
        </w:rPr>
        <w:t xml:space="preserve">Responsable: líder técnico CRM.</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a la base de conocimiento</w:t>
      </w:r>
      <w:r>
        <w:rPr>
          <w:rFonts w:ascii="Liberation Serif" w:cs="Liberation Serif" w:eastAsia="Liberation Serif" w:hAnsi="Liberation Serif"/>
          <w:b w:val="false"/>
          <w:bCs w:val="false"/>
          <w:i w:val="false"/>
          <w:iCs w:val="false"/>
          <w:color w:val="1A1A1A"/>
          <w:sz w:val="22"/>
          <w:szCs w:val="22"/>
        </w:rPr>
        <w:t xml:space="preserve"> de “BES” (catálogo de membresías con precios y términos; clases con descripciones; políticas de cancelación y congelamiento; información operativa por club, incluido el horario de atención de cada club), con actualización semanal mínima durante el proyecto. </w:t>
      </w:r>
      <w:r>
        <w:rPr>
          <w:rFonts w:ascii="Liberation Serif" w:cs="Liberation Serif" w:eastAsia="Liberation Serif" w:hAnsi="Liberation Serif"/>
          <w:b w:val="false"/>
          <w:bCs w:val="false"/>
          <w:i/>
          <w:iCs/>
          <w:color w:val="1A1A1A"/>
          <w:sz w:val="22"/>
          <w:szCs w:val="22"/>
        </w:rPr>
        <w:t xml:space="preserve">Responsable: líder técnico CRM y Mercadotecnia operativa.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D.7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Estrategia de escalación a operador humano</w:t>
      </w:r>
      <w:r>
        <w:rPr>
          <w:rFonts w:ascii="Liberation Serif" w:cs="Liberation Serif" w:eastAsia="Liberation Serif" w:hAnsi="Liberation Serif"/>
          <w:b w:val="false"/>
          <w:bCs w:val="false"/>
          <w:i w:val="false"/>
          <w:iCs w:val="false"/>
          <w:color w:val="1A1A1A"/>
          <w:sz w:val="22"/>
          <w:szCs w:val="22"/>
        </w:rPr>
        <w:t xml:space="preserve"> documentada (transferencia por SIP con número/cola de destino; WhatsApp con operador; o devolución de llamada agendada en el CRM), con responsables del lado humano. </w:t>
      </w:r>
      <w:r>
        <w:rPr>
          <w:rFonts w:ascii="Liberation Serif" w:cs="Liberation Serif" w:eastAsia="Liberation Serif" w:hAnsi="Liberation Serif"/>
          <w:b w:val="false"/>
          <w:bCs w:val="false"/>
          <w:i/>
          <w:iCs/>
          <w:color w:val="1A1A1A"/>
          <w:sz w:val="22"/>
          <w:szCs w:val="22"/>
        </w:rPr>
        <w:t xml:space="preserve">Responsable: responsable único.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E — Aportaciones de marketing y marca (a cargo del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E.1</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Lineamientos de marca / brand book:</w:t>
      </w:r>
      <w:r>
        <w:rPr>
          <w:rFonts w:ascii="Liberation Serif" w:cs="Liberation Serif" w:eastAsia="Liberation Serif" w:hAnsi="Liberation Serif"/>
          <w:b w:val="false"/>
          <w:bCs w:val="false"/>
          <w:i w:val="false"/>
          <w:iCs w:val="false"/>
          <w:color w:val="1A1A1A"/>
          <w:sz w:val="22"/>
          <w:szCs w:val="22"/>
        </w:rPr>
        <w:t xml:space="preserve"> logotipos vectoriales, paleta (HEX/RGB/CMYK), tipografías con licencia, reglas de uso y tono de voz.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Activos visuales</w:t>
      </w:r>
      <w:r>
        <w:rPr>
          <w:rFonts w:ascii="Liberation Serif" w:cs="Liberation Serif" w:eastAsia="Liberation Serif" w:hAnsi="Liberation Serif"/>
          <w:b w:val="false"/>
          <w:bCs w:val="false"/>
          <w:i w:val="false"/>
          <w:iCs w:val="false"/>
          <w:color w:val="1A1A1A"/>
          <w:sz w:val="22"/>
          <w:szCs w:val="22"/>
        </w:rPr>
        <w:t xml:space="preserve"> con derechos de uso vigentes (o autorización para producir a la medida).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E.3</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Contenido y copys vigentes</w:t>
      </w:r>
      <w:r>
        <w:rPr>
          <w:rFonts w:ascii="Liberation Serif" w:cs="Liberation Serif" w:eastAsia="Liberation Serif" w:hAnsi="Liberation Serif"/>
          <w:b w:val="false"/>
          <w:bCs w:val="false"/>
          <w:i w:val="false"/>
          <w:iCs w:val="false"/>
          <w:color w:val="1A1A1A"/>
          <w:sz w:val="22"/>
          <w:szCs w:val="22"/>
        </w:rPr>
        <w:t xml:space="preserve"> (clubes, amenidades, promociones, membresías, políticas y tarifas) para alimentar a “BES” y el sitio.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Accesos a los recursos de Google necesarios para la medición, el funnel y el dashboard (cuenta y API):</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Analytics 4 (GA4):</w:t>
      </w:r>
      <w:r>
        <w:rPr>
          <w:rFonts w:ascii="Liberation Serif" w:cs="Liberation Serif" w:eastAsia="Liberation Serif" w:hAnsi="Liberation Serif"/>
          <w:b w:val="false"/>
          <w:bCs w:val="false"/>
          <w:i w:val="false"/>
          <w:iCs w:val="false"/>
          <w:color w:val="1A1A1A"/>
          <w:sz w:val="22"/>
          <w:szCs w:val="22"/>
        </w:rPr>
        <w:t xml:space="preserve"> propiedad y acceso de administración, con la </w:t>
      </w:r>
      <w:r>
        <w:rPr>
          <w:rFonts w:ascii="Liberation Serif" w:cs="Liberation Serif" w:eastAsia="Liberation Serif" w:hAnsi="Liberation Serif"/>
          <w:b/>
          <w:bCs/>
          <w:i w:val="false"/>
          <w:iCs w:val="false"/>
          <w:color w:val="1A1A1A"/>
          <w:sz w:val="22"/>
          <w:szCs w:val="22"/>
        </w:rPr>
        <w:t xml:space="preserve">Data API</w:t>
      </w:r>
      <w:r>
        <w:rPr>
          <w:rFonts w:ascii="Liberation Serif" w:cs="Liberation Serif" w:eastAsia="Liberation Serif" w:hAnsi="Liberation Serif"/>
          <w:b w:val="false"/>
          <w:bCs w:val="false"/>
          <w:i w:val="false"/>
          <w:iCs w:val="false"/>
          <w:color w:val="1A1A1A"/>
          <w:sz w:val="22"/>
          <w:szCs w:val="22"/>
        </w:rPr>
        <w:t xml:space="preserve"> habilitada — para tráfico, </w:t>
      </w:r>
      <w:r>
        <w:rPr>
          <w:rFonts w:ascii="Liberation Serif" w:cs="Liberation Serif" w:eastAsia="Liberation Serif" w:hAnsi="Liberation Serif"/>
          <w:b/>
          <w:bCs/>
          <w:i w:val="false"/>
          <w:iCs w:val="false"/>
          <w:color w:val="1A1A1A"/>
          <w:sz w:val="22"/>
          <w:szCs w:val="22"/>
        </w:rPr>
        <w:t xml:space="preserve">tiempo en página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punto de salida</w:t>
      </w:r>
      <w:r>
        <w:rPr>
          <w:rFonts w:ascii="Liberation Serif" w:cs="Liberation Serif" w:eastAsia="Liberation Serif" w:hAnsi="Liberation Serif"/>
          <w:b w:val="false"/>
          <w:bCs w:val="false"/>
          <w:i w:val="false"/>
          <w:iCs w:val="false"/>
          <w:color w:val="1A1A1A"/>
          <w:sz w:val="22"/>
          <w:szCs w:val="22"/>
        </w:rPr>
        <w:t xml:space="preserve"> y la conversión </w:t>
      </w:r>
      <w:r>
        <w:rPr>
          <w:rFonts w:ascii="Liberation Serif" w:cs="Liberation Serif" w:eastAsia="Liberation Serif" w:hAnsi="Liberation Serif"/>
          <w:b/>
          <w:bCs/>
          <w:i w:val="false"/>
          <w:iCs w:val="false"/>
          <w:color w:val="1A1A1A"/>
          <w:sz w:val="22"/>
          <w:szCs w:val="22"/>
        </w:rPr>
        <w:t xml:space="preserve">tráfico → visita agendada</w:t>
      </w:r>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Search Console (GSC):</w:t>
      </w:r>
      <w:r>
        <w:rPr>
          <w:rFonts w:ascii="Liberation Serif" w:cs="Liberation Serif" w:eastAsia="Liberation Serif" w:hAnsi="Liberation Serif"/>
          <w:b w:val="false"/>
          <w:bCs w:val="false"/>
          <w:i w:val="false"/>
          <w:iCs w:val="false"/>
          <w:color w:val="1A1A1A"/>
          <w:sz w:val="22"/>
          <w:szCs w:val="22"/>
        </w:rPr>
        <w:t xml:space="preserve"> propiedad verificada y acceso a la </w:t>
      </w:r>
      <w:r>
        <w:rPr>
          <w:rFonts w:ascii="Liberation Serif" w:cs="Liberation Serif" w:eastAsia="Liberation Serif" w:hAnsi="Liberation Serif"/>
          <w:b/>
          <w:bCs/>
          <w:i w:val="false"/>
          <w:iCs w:val="false"/>
          <w:color w:val="1A1A1A"/>
          <w:sz w:val="22"/>
          <w:szCs w:val="22"/>
        </w:rPr>
        <w:t xml:space="preserve">Search Console API</w:t>
      </w:r>
      <w:r>
        <w:rPr>
          <w:rFonts w:ascii="Liberation Serif" w:cs="Liberation Serif" w:eastAsia="Liberation Serif" w:hAnsi="Liberation Serif"/>
          <w:b w:val="false"/>
          <w:bCs w:val="false"/>
          <w:i w:val="false"/>
          <w:iCs w:val="false"/>
          <w:color w:val="1A1A1A"/>
          <w:sz w:val="22"/>
          <w:szCs w:val="22"/>
        </w:rPr>
        <w:t xml:space="preserve"> — para desempeño orgánico (impresiones, clics, consultas y posiciones) y envío de páginas a indexación.</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Business Profile (GBP):</w:t>
      </w:r>
      <w:r>
        <w:rPr>
          <w:rFonts w:ascii="Liberation Serif" w:cs="Liberation Serif" w:eastAsia="Liberation Serif" w:hAnsi="Liberation Serif"/>
          <w:b w:val="false"/>
          <w:bCs w:val="false"/>
          <w:i w:val="false"/>
          <w:iCs w:val="false"/>
          <w:color w:val="1A1A1A"/>
          <w:sz w:val="22"/>
          <w:szCs w:val="22"/>
        </w:rPr>
        <w:t xml:space="preserve"> titularidad o administración de la cuenta de las </w:t>
      </w:r>
      <w:r>
        <w:rPr>
          <w:rFonts w:ascii="Liberation Serif" w:cs="Liberation Serif" w:eastAsia="Liberation Serif" w:hAnsi="Liberation Serif"/>
          <w:b/>
          <w:bCs/>
          <w:i w:val="false"/>
          <w:iCs w:val="false"/>
          <w:color w:val="1A1A1A"/>
          <w:sz w:val="22"/>
          <w:szCs w:val="22"/>
        </w:rPr>
        <w:t xml:space="preserve">49 fichas</w:t>
      </w:r>
      <w:r>
        <w:rPr>
          <w:rFonts w:ascii="Liberation Serif" w:cs="Liberation Serif" w:eastAsia="Liberation Serif" w:hAnsi="Liberation Serif"/>
          <w:b w:val="false"/>
          <w:bCs w:val="false"/>
          <w:i w:val="false"/>
          <w:iCs w:val="false"/>
          <w:color w:val="1A1A1A"/>
          <w:sz w:val="22"/>
          <w:szCs w:val="22"/>
        </w:rPr>
        <w:t xml:space="preserve"> (vistas, llamadas, indicaciones).</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Tag Manager (GTM):</w:t>
      </w:r>
      <w:r>
        <w:rPr>
          <w:rFonts w:ascii="Liberation Serif" w:cs="Liberation Serif" w:eastAsia="Liberation Serif" w:hAnsi="Liberation Serif"/>
          <w:b w:val="false"/>
          <w:bCs w:val="false"/>
          <w:i w:val="false"/>
          <w:iCs w:val="false"/>
          <w:color w:val="1A1A1A"/>
          <w:sz w:val="22"/>
          <w:szCs w:val="22"/>
        </w:rPr>
        <w:t xml:space="preserve"> contenedor, en su caso, para desplegar la </w:t>
      </w:r>
      <w:r>
        <w:rPr>
          <w:rFonts w:ascii="Liberation Serif" w:cs="Liberation Serif" w:eastAsia="Liberation Serif" w:hAnsi="Liberation Serif"/>
          <w:b/>
          <w:bCs/>
          <w:i w:val="false"/>
          <w:iCs w:val="false"/>
          <w:color w:val="1A1A1A"/>
          <w:sz w:val="22"/>
          <w:szCs w:val="22"/>
        </w:rPr>
        <w:t xml:space="preserve">instrumentación de eventos</w:t>
      </w:r>
      <w:r>
        <w:rPr>
          <w:rFonts w:ascii="Liberation Serif" w:cs="Liberation Serif" w:eastAsia="Liberation Serif" w:hAnsi="Liberation Serif"/>
          <w:b w:val="false"/>
          <w:bCs w:val="false"/>
          <w:i w:val="false"/>
          <w:iCs w:val="false"/>
          <w:color w:val="1A1A1A"/>
          <w:sz w:val="22"/>
          <w:szCs w:val="22"/>
        </w:rPr>
        <w:t xml:space="preserve"> del sitio.</w:t>
      </w:r>
    </w:p>
    <w:p>
      <w:pPr>
        <w:spacing w:after="80" w:line="264"/>
        <w:ind w:left="96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Google Ads:</w:t>
      </w:r>
      <w:r>
        <w:rPr>
          <w:rFonts w:ascii="Liberation Serif" w:cs="Liberation Serif" w:eastAsia="Liberation Serif" w:hAnsi="Liberation Serif"/>
          <w:b w:val="false"/>
          <w:bCs w:val="false"/>
          <w:i w:val="false"/>
          <w:iCs w:val="false"/>
          <w:color w:val="1A1A1A"/>
          <w:sz w:val="22"/>
          <w:szCs w:val="22"/>
        </w:rPr>
        <w:t xml:space="preserve"> en su caso, si hay </w:t>
      </w:r>
      <w:r>
        <w:rPr>
          <w:rFonts w:ascii="Liberation Serif" w:cs="Liberation Serif" w:eastAsia="Liberation Serif" w:hAnsi="Liberation Serif"/>
          <w:b/>
          <w:bCs/>
          <w:i w:val="false"/>
          <w:iCs w:val="false"/>
          <w:color w:val="1A1A1A"/>
          <w:sz w:val="22"/>
          <w:szCs w:val="22"/>
        </w:rPr>
        <w:t xml:space="preserve">campañas pagadas</w:t>
      </w:r>
      <w:r>
        <w:rPr>
          <w:rFonts w:ascii="Liberation Serif" w:cs="Liberation Serif" w:eastAsia="Liberation Serif" w:hAnsi="Liberation Serif"/>
          <w:b w:val="false"/>
          <w:bCs w:val="false"/>
          <w:i w:val="false"/>
          <w:iCs w:val="false"/>
          <w:color w:val="1A1A1A"/>
          <w:sz w:val="22"/>
          <w:szCs w:val="22"/>
        </w:rPr>
        <w:t xml:space="preserve">, para medir el tráfico de pago dentro del funnel.</w:t>
      </w:r>
    </w:p>
    <w:p>
      <w:pPr>
        <w:spacing w:after="140" w:line="264"/>
        <w:ind w:left="960"/>
        <w:jc w:val="both"/>
      </w:pPr>
      <w:r>
        <w:rPr>
          <w:rFonts w:ascii="Liberation Serif" w:cs="Liberation Serif" w:eastAsia="Liberation Serif" w:hAnsi="Liberation Serif"/>
          <w:b w:val="false"/>
          <w:bCs w:val="false"/>
          <w:i w:val="false"/>
          <w:iCs w:val="false"/>
          <w:color w:val="1A1A1A"/>
          <w:sz w:val="22"/>
          <w:szCs w:val="22"/>
        </w:rPr>
        <w:t xml:space="preserve">Adicionalmente, herramienta </w:t>
      </w:r>
      <w:r>
        <w:rPr>
          <w:rFonts w:ascii="Liberation Serif" w:cs="Liberation Serif" w:eastAsia="Liberation Serif" w:hAnsi="Liberation Serif"/>
          <w:b/>
          <w:bCs/>
          <w:i w:val="false"/>
          <w:iCs w:val="false"/>
          <w:color w:val="1A1A1A"/>
          <w:sz w:val="22"/>
          <w:szCs w:val="22"/>
        </w:rPr>
        <w:t xml:space="preserve">SEO</w:t>
      </w:r>
      <w:r>
        <w:rPr>
          <w:rFonts w:ascii="Liberation Serif" w:cs="Liberation Serif" w:eastAsia="Liberation Serif" w:hAnsi="Liberation Serif"/>
          <w:b w:val="false"/>
          <w:bCs w:val="false"/>
          <w:i w:val="false"/>
          <w:iCs w:val="false"/>
          <w:color w:val="1A1A1A"/>
          <w:sz w:val="22"/>
          <w:szCs w:val="22"/>
        </w:rPr>
        <w:t xml:space="preserve"> (Semrush u otra) y </w:t>
      </w:r>
      <w:r>
        <w:rPr>
          <w:rFonts w:ascii="Liberation Serif" w:cs="Liberation Serif" w:eastAsia="Liberation Serif" w:hAnsi="Liberation Serif"/>
          <w:b/>
          <w:bCs/>
          <w:i w:val="false"/>
          <w:iCs w:val="false"/>
          <w:color w:val="1A1A1A"/>
          <w:sz w:val="22"/>
          <w:szCs w:val="22"/>
        </w:rPr>
        <w:t xml:space="preserve">redes sociales</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Responsable de Marketing/Marca facultado</w:t>
      </w:r>
      <w:r>
        <w:rPr>
          <w:rFonts w:ascii="Liberation Serif" w:cs="Liberation Serif" w:eastAsia="Liberation Serif" w:hAnsi="Liberation Serif"/>
          <w:b w:val="false"/>
          <w:bCs w:val="false"/>
          <w:i w:val="false"/>
          <w:iCs w:val="false"/>
          <w:color w:val="1A1A1A"/>
          <w:sz w:val="22"/>
          <w:szCs w:val="22"/>
        </w:rPr>
        <w:t xml:space="preserve"> para aprobar wireframes, prototipo, plantillas, contenido y territorio visual. </w:t>
      </w:r>
      <w:r>
        <w:rPr>
          <w:rFonts w:ascii="Liberation Serif" w:cs="Liberation Serif" w:eastAsia="Liberation Serif" w:hAnsi="Liberation Serif"/>
          <w:b w:val="false"/>
          <w:bCs w:val="false"/>
          <w:i/>
          <w:iCs/>
          <w:color w:val="1A1A1A"/>
          <w:sz w:val="22"/>
          <w:szCs w:val="22"/>
        </w:rPr>
        <w:t xml:space="preserve">Responsable: Dirección de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Presupuesto de medios</w:t>
      </w:r>
      <w:r>
        <w:rPr>
          <w:rFonts w:ascii="Liberation Serif" w:cs="Liberation Serif" w:eastAsia="Liberation Serif" w:hAnsi="Liberation Serif"/>
          <w:b w:val="false"/>
          <w:bCs w:val="false"/>
          <w:i w:val="false"/>
          <w:iCs w:val="false"/>
          <w:color w:val="1A1A1A"/>
          <w:sz w:val="22"/>
          <w:szCs w:val="22"/>
        </w:rPr>
        <w:t xml:space="preserve">, en su caso (no incluido en la contraprestación salvo pacto expreso).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Avisos de privacidad y textos legales</w:t>
      </w:r>
      <w:r>
        <w:rPr>
          <w:rFonts w:ascii="Liberation Serif" w:cs="Liberation Serif" w:eastAsia="Liberation Serif" w:hAnsi="Liberation Serif"/>
          <w:b w:val="false"/>
          <w:bCs w:val="false"/>
          <w:i w:val="false"/>
          <w:iCs w:val="false"/>
          <w:color w:val="1A1A1A"/>
          <w:sz w:val="22"/>
          <w:szCs w:val="22"/>
        </w:rPr>
        <w:t xml:space="preserve"> vigentes de la marca, validados por el área legal. </w:t>
      </w:r>
      <w:r>
        <w:rPr>
          <w:rFonts w:ascii="Liberation Serif" w:cs="Liberation Serif" w:eastAsia="Liberation Serif" w:hAnsi="Liberation Serif"/>
          <w:b w:val="false"/>
          <w:bCs w:val="false"/>
          <w:i/>
          <w:iCs/>
          <w:color w:val="1A1A1A"/>
          <w:sz w:val="22"/>
          <w:szCs w:val="22"/>
        </w:rPr>
        <w:t xml:space="preserve">Responsable: Asuntos legales con Mercadotecnia y Marca.</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al Meta Business Manager de EL CLIENTE:</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cuentas publicitarias</w:t>
      </w:r>
      <w:r>
        <w:rPr>
          <w:rFonts w:ascii="Liberation Serif" w:cs="Liberation Serif" w:eastAsia="Liberation Serif" w:hAnsi="Liberation Serif"/>
          <w:b w:val="false"/>
          <w:bCs w:val="false"/>
          <w:i w:val="false"/>
          <w:iCs w:val="false"/>
          <w:color w:val="1A1A1A"/>
          <w:sz w:val="22"/>
          <w:szCs w:val="22"/>
        </w:rPr>
        <w:t xml:space="preserve"> (Meta Ads) y el </w:t>
      </w:r>
      <w:r>
        <w:rPr>
          <w:rFonts w:ascii="Liberation Serif" w:cs="Liberation Serif" w:eastAsia="Liberation Serif" w:hAnsi="Liberation Serif"/>
          <w:b/>
          <w:bCs/>
          <w:i w:val="false"/>
          <w:iCs w:val="false"/>
          <w:color w:val="1A1A1A"/>
          <w:sz w:val="22"/>
          <w:szCs w:val="22"/>
        </w:rPr>
        <w:t xml:space="preserve">activo de WhatsApp Business</w:t>
      </w:r>
      <w:r>
        <w:rPr>
          <w:rFonts w:ascii="Liberation Serif" w:cs="Liberation Serif" w:eastAsia="Liberation Serif" w:hAnsi="Liberation Serif"/>
          <w:b w:val="false"/>
          <w:bCs w:val="false"/>
          <w:i w:val="false"/>
          <w:iCs w:val="false"/>
          <w:color w:val="1A1A1A"/>
          <w:sz w:val="22"/>
          <w:szCs w:val="22"/>
        </w:rPr>
        <w:t xml:space="preserve">, para medir el </w:t>
      </w:r>
      <w:r>
        <w:rPr>
          <w:rFonts w:ascii="Liberation Serif" w:cs="Liberation Serif" w:eastAsia="Liberation Serif" w:hAnsi="Liberation Serif"/>
          <w:b/>
          <w:bCs/>
          <w:i w:val="false"/>
          <w:iCs w:val="false"/>
          <w:color w:val="1A1A1A"/>
          <w:sz w:val="22"/>
          <w:szCs w:val="22"/>
        </w:rPr>
        <w:t xml:space="preserve">tráfico, el alcance y los clics</w:t>
      </w:r>
      <w:r>
        <w:rPr>
          <w:rFonts w:ascii="Liberation Serif" w:cs="Liberation Serif" w:eastAsia="Liberation Serif" w:hAnsi="Liberation Serif"/>
          <w:b w:val="false"/>
          <w:bCs w:val="false"/>
          <w:i w:val="false"/>
          <w:iCs w:val="false"/>
          <w:color w:val="1A1A1A"/>
          <w:sz w:val="22"/>
          <w:szCs w:val="22"/>
        </w:rPr>
        <w:t xml:space="preserve">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 con líder IT.</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E.9</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lectura a TikTok Ads</w:t>
      </w:r>
      <w:r>
        <w:rPr>
          <w:rFonts w:ascii="Liberation Serif" w:cs="Liberation Serif" w:eastAsia="Liberation Serif" w:hAnsi="Liberation Serif"/>
          <w:b w:val="false"/>
          <w:bCs w:val="false"/>
          <w:i w:val="false"/>
          <w:iCs w:val="false"/>
          <w:color w:val="1A1A1A"/>
          <w:sz w:val="22"/>
          <w:szCs w:val="22"/>
        </w:rPr>
        <w:t xml:space="preserve">, en su caso, cuando existan campañas en esa plataforma, para medir el tráfico, el alcance y los clics de las campañas dentro del funnel y el dashboard del proyecto. </w:t>
      </w:r>
      <w:r>
        <w:rPr>
          <w:rFonts w:ascii="Liberation Serif" w:cs="Liberation Serif" w:eastAsia="Liberation Serif" w:hAnsi="Liberation Serif"/>
          <w:b w:val="false"/>
          <w:bCs w:val="false"/>
          <w:i/>
          <w:iCs/>
          <w:color w:val="1A1A1A"/>
          <w:sz w:val="22"/>
          <w:szCs w:val="22"/>
        </w:rPr>
        <w:t xml:space="preserve">Responsable: Mercadotecnia y Marca.</w:t>
      </w:r>
    </w:p>
    <w:p>
      <w:pPr>
        <w:spacing w:after="80" w:line="264"/>
        <w:ind w:left="540" w:hanging="280"/>
        <w:jc w:val="both"/>
      </w:pPr>
      <w:ins w:id="894" w:author="LSSM" w:date="2026-09-10T12:00:00Z">
        <w:r>
          <w:rPr>
            <w:rFonts w:ascii="Liberation Serif" w:cs="Liberation Serif" w:eastAsia="Liberation Serif" w:hAnsi="Liberation Serif"/>
            <w:b w:val="false"/>
            <w:bCs w:val="false"/>
            <w:color w:val="1A1A1A"/>
            <w:sz w:val="22"/>
            <w:szCs w:val="22"/>
          </w:rPr>
          <w:t xml:space="preserve">• </w:t>
        </w:r>
      </w:ins>
      <w:ins w:id="895" w:author="LSSM" w:date="2026-09-10T12:00:00Z">
        <w:r>
          <w:rPr>
            <w:rFonts w:ascii="Liberation Serif" w:cs="Liberation Serif" w:eastAsia="Liberation Serif" w:hAnsi="Liberation Serif"/>
            <w:b/>
            <w:bCs/>
            <w:i w:val="false"/>
            <w:iCs w:val="false"/>
            <w:color w:val="1A1A1A"/>
            <w:sz w:val="22"/>
            <w:szCs w:val="22"/>
          </w:rPr>
          <w:t xml:space="preserve">E.10</w:t>
        </w:r>
      </w:ins>
      <w:ins w:id="896" w:author="LSSM" w:date="2026-09-10T12:00:00Z">
        <w:r>
          <w:rPr>
            <w:rFonts w:ascii="Liberation Serif" w:cs="Liberation Serif" w:eastAsia="Liberation Serif" w:hAnsi="Liberation Serif"/>
            <w:b w:val="false"/>
            <w:bCs w:val="false"/>
            <w:i w:val="false"/>
            <w:iCs w:val="false"/>
            <w:color w:val="1A1A1A"/>
            <w:sz w:val="22"/>
            <w:szCs w:val="22"/>
          </w:rPr>
          <w:t xml:space="preserve"> </w:t>
        </w:r>
      </w:ins>
      <w:commentRangeStart w:id="107"/>
      <w:ins w:id="897" w:author="LSSM" w:date="2026-09-10T12:00:00Z">
        <w:r>
          <w:rPr>
            <w:rFonts w:ascii="Liberation Serif" w:cs="Liberation Serif" w:eastAsia="Liberation Serif" w:hAnsi="Liberation Serif"/>
            <w:b/>
            <w:bCs/>
            <w:i w:val="false"/>
            <w:iCs w:val="false"/>
            <w:color w:val="1A1A1A"/>
            <w:sz w:val="22"/>
            <w:szCs w:val="22"/>
          </w:rPr>
          <w:t xml:space="preserve">Médico designado</w:t>
        </w:r>
      </w:ins>
      <w:ins w:id="898" w:author="LSSM" w:date="2026-09-10T12:00:00Z">
        <w:r>
          <w:rPr>
            <w:rFonts w:ascii="Liberation Serif" w:cs="Liberation Serif" w:eastAsia="Liberation Serif" w:hAnsi="Liberation Serif"/>
            <w:b w:val="false"/>
            <w:bCs w:val="false"/>
            <w:i w:val="false"/>
            <w:iCs w:val="false"/>
            <w:color w:val="1A1A1A"/>
            <w:sz w:val="22"/>
            <w:szCs w:val="22"/>
          </w:rPr>
          <w:t xml:space="preserve"> para la revisión y firma del hub “Bajar de Peso” (cédula profesional vigente visible), con disponibilidad para revisar el contenido dentro de los plazos de aprobación del Anexo Dos. </w:t>
        </w:r>
      </w:ins>
      <w:commentRangeEnd w:id="107"/>
      <w:r>
        <w:commentReference w:id="107"/>
      </w:r>
      <w:ins w:id="899" w:author="LSSM" w:date="2026-09-10T12:00:00Z">
        <w:r>
          <w:rPr>
            <w:rFonts w:ascii="Liberation Serif" w:cs="Liberation Serif" w:eastAsia="Liberation Serif" w:hAnsi="Liberation Serif"/>
            <w:b w:val="false"/>
            <w:bCs w:val="false"/>
            <w:i/>
            <w:iCs/>
            <w:color w:val="1A1A1A"/>
            <w:sz w:val="22"/>
            <w:szCs w:val="22"/>
          </w:rPr>
          <w:t xml:space="preserve">Responsable: Dirección de Mercadotecnia y Marca con el área médica de EL CLIENTE.</w:t>
        </w:r>
      </w:ins>
      <w:commentRangeStart w:id="108"/>
      <w:ins w:id="900" w:author="LSSM" w:date="2026-09-10T12:00:00Z">
        <w:r>
          <w:rPr>
            <w:rFonts w:ascii="Liberation Serif" w:cs="Liberation Serif" w:eastAsia="Liberation Serif" w:hAnsi="Liberation Serif"/>
            <w:b w:val="false"/>
            <w:bCs w:val="false"/>
            <w:i w:val="false"/>
            <w:iCs w:val="false"/>
            <w:color w:val="1A1A1A"/>
            <w:sz w:val="22"/>
            <w:szCs w:val="22"/>
          </w:rPr>
          <w:t xml:space="preserve"> La ausencia del médico designado o de su revisión no impide la aprobación final del proyecto: la publicación del hub se diferirá hasta contar con la revisión y firma previstas en este requerimiento, sin afectar los KPIs comprometidos ni la aprobación y exigibilidad de pago de los demás entregables. El descargo médico general no sustituye la revisión y firma aquí pactadas.</w:t>
        </w:r>
      </w:ins>
      <w:commentRangeEnd w:id="108"/>
      <w:r>
        <w:commentReference w:id="108"/>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Bloque F — Servidor e infraestructura de hospedaje proporcionada por EL CLIENTE</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hospedaje del sitio y de las plataformas del proyecto corre en la </w:t>
      </w:r>
      <w:r>
        <w:rPr>
          <w:rFonts w:ascii="Liberation Serif" w:cs="Liberation Serif" w:eastAsia="Liberation Serif" w:hAnsi="Liberation Serif"/>
          <w:b/>
          <w:bCs/>
          <w:i w:val="false"/>
          <w:iCs w:val="false"/>
          <w:color w:val="1A1A1A"/>
          <w:sz w:val="22"/>
          <w:szCs w:val="22"/>
        </w:rPr>
        <w:t xml:space="preserve">infraestructura que proporciona EL CLIENTE</w:t>
      </w:r>
      <w:r>
        <w:rPr>
          <w:rFonts w:ascii="Liberation Serif" w:cs="Liberation Serif" w:eastAsia="Liberation Serif" w:hAnsi="Liberation Serif"/>
          <w:b w:val="false"/>
          <w:bCs w:val="false"/>
          <w:i w:val="false"/>
          <w:iCs w:val="false"/>
          <w:color w:val="1A1A1A"/>
          <w:sz w:val="22"/>
          <w:szCs w:val="22"/>
        </w:rPr>
        <w:t xml:space="preserve"> (Cláusulas Sexta y Décima Tercera). Las siguientes condiciones generales son </w:t>
      </w:r>
      <w:r>
        <w:rPr>
          <w:rFonts w:ascii="Liberation Serif" w:cs="Liberation Serif" w:eastAsia="Liberation Serif" w:hAnsi="Liberation Serif"/>
          <w:b/>
          <w:bCs/>
          <w:i w:val="false"/>
          <w:iCs w:val="false"/>
          <w:color w:val="1A1A1A"/>
          <w:sz w:val="22"/>
          <w:szCs w:val="22"/>
        </w:rPr>
        <w:t xml:space="preserve">orientativas</w:t>
      </w:r>
      <w:r>
        <w:rPr>
          <w:rFonts w:ascii="Liberation Serif" w:cs="Liberation Serif" w:eastAsia="Liberation Serif" w:hAnsi="Liberation Serif"/>
          <w:b w:val="false"/>
          <w:bCs w:val="false"/>
          <w:i w:val="false"/>
          <w:iCs w:val="false"/>
          <w:color w:val="1A1A1A"/>
          <w:sz w:val="22"/>
          <w:szCs w:val="22"/>
        </w:rPr>
        <w:t xml:space="preserve"> y se interpretan conforme al criterio general </w:t>
      </w:r>
      <w:r>
        <w:rPr>
          <w:rFonts w:ascii="Liberation Serif" w:cs="Liberation Serif" w:eastAsia="Liberation Serif" w:hAnsi="Liberation Serif"/>
          <w:b/>
          <w:bCs/>
          <w:i w:val="false"/>
          <w:iCs w:val="false"/>
          <w:color w:val="1A1A1A"/>
          <w:sz w:val="22"/>
          <w:szCs w:val="22"/>
        </w:rPr>
        <w:t xml:space="preserve">“o similares”</w:t>
      </w:r>
      <w:r>
        <w:rPr>
          <w:rFonts w:ascii="Liberation Serif" w:cs="Liberation Serif" w:eastAsia="Liberation Serif" w:hAnsi="Liberation Serif"/>
          <w:b w:val="false"/>
          <w:bCs w:val="false"/>
          <w:i w:val="false"/>
          <w:iCs w:val="false"/>
          <w:color w:val="1A1A1A"/>
          <w:sz w:val="22"/>
          <w:szCs w:val="22"/>
        </w:rPr>
        <w:t xml:space="preserve"> de este Anexo: cualquier tecnología o componente equivalente que cumpla la misma función y nivel de servicio las satisface.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F.1</w:t>
      </w:r>
      <w:r>
        <w:rPr>
          <w:rFonts w:ascii="Liberation Serif" w:cs="Liberation Serif" w:eastAsia="Liberation Serif" w:hAnsi="Liberation Serif"/>
          <w:b w:val="false"/>
          <w:bCs w:val="false"/>
          <w:i w:val="false"/>
          <w:iCs w:val="false"/>
          <w:color w:val="1A1A1A"/>
          <w:sz w:val="22"/>
          <w:szCs w:val="22"/>
        </w:rPr>
        <w:t xml:space="preserve"> Servidor con </w:t>
      </w:r>
      <w:r>
        <w:rPr>
          <w:rFonts w:ascii="Liberation Serif" w:cs="Liberation Serif" w:eastAsia="Liberation Serif" w:hAnsi="Liberation Serif"/>
          <w:b/>
          <w:bCs/>
          <w:i w:val="false"/>
          <w:iCs w:val="false"/>
          <w:color w:val="1A1A1A"/>
          <w:sz w:val="22"/>
          <w:szCs w:val="22"/>
        </w:rPr>
        <w:t xml:space="preserve">runtime moderno</w:t>
      </w:r>
      <w:r>
        <w:rPr>
          <w:rFonts w:ascii="Liberation Serif" w:cs="Liberation Serif" w:eastAsia="Liberation Serif" w:hAnsi="Liberation Serif"/>
          <w:b w:val="false"/>
          <w:bCs w:val="false"/>
          <w:i w:val="false"/>
          <w:iCs w:val="false"/>
          <w:color w:val="1A1A1A"/>
          <w:sz w:val="22"/>
          <w:szCs w:val="22"/>
        </w:rPr>
        <w:t xml:space="preserve"> (Node.js LTS o contenedores, o similares) capaz de ejecutar la aplicación del sitio (SSR/ISR) y el middleware.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F.2</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HTTPS con certificados vigentes</w:t>
      </w:r>
      <w:r>
        <w:rPr>
          <w:rFonts w:ascii="Liberation Serif" w:cs="Liberation Serif" w:eastAsia="Liberation Serif" w:hAnsi="Liberation Serif"/>
          <w:b w:val="false"/>
          <w:bCs w:val="false"/>
          <w:i w:val="false"/>
          <w:iCs w:val="false"/>
          <w:color w:val="1A1A1A"/>
          <w:sz w:val="22"/>
          <w:szCs w:val="22"/>
        </w:rPr>
        <w:t xml:space="preserve"> (TLS) en todos los dominios y subdominios servidos.</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F.3</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Acceso de despliegue</w:t>
      </w:r>
      <w:r>
        <w:rPr>
          <w:rFonts w:ascii="Liberation Serif" w:cs="Liberation Serif" w:eastAsia="Liberation Serif" w:hAnsi="Liberation Serif"/>
          <w:b w:val="false"/>
          <w:bCs w:val="false"/>
          <w:i w:val="false"/>
          <w:iCs w:val="false"/>
          <w:color w:val="1A1A1A"/>
          <w:sz w:val="22"/>
          <w:szCs w:val="22"/>
        </w:rPr>
        <w:t xml:space="preserve"> para EL PRESTADOR (SSH o panel de administración equivalente).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F.4</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Ambiente de pruebas/staging</w:t>
      </w:r>
      <w:r>
        <w:rPr>
          <w:rFonts w:ascii="Liberation Serif" w:cs="Liberation Serif" w:eastAsia="Liberation Serif" w:hAnsi="Liberation Serif"/>
          <w:b w:val="false"/>
          <w:bCs w:val="false"/>
          <w:i w:val="false"/>
          <w:iCs w:val="false"/>
          <w:color w:val="1A1A1A"/>
          <w:sz w:val="22"/>
          <w:szCs w:val="22"/>
        </w:rPr>
        <w:t xml:space="preserve"> separado del productivo.</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F.5</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Respaldos periódicos</w:t>
      </w:r>
      <w:r>
        <w:rPr>
          <w:rFonts w:ascii="Liberation Serif" w:cs="Liberation Serif" w:eastAsia="Liberation Serif" w:hAnsi="Liberation Serif"/>
          <w:b w:val="false"/>
          <w:bCs w:val="false"/>
          <w:i w:val="false"/>
          <w:iCs w:val="false"/>
          <w:color w:val="1A1A1A"/>
          <w:sz w:val="22"/>
          <w:szCs w:val="22"/>
        </w:rPr>
        <w:t xml:space="preserve"> de la infraestructura y su contenido, a cargo de EL CLIENTE.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F.6</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Capacidad</w:t>
      </w:r>
      <w:ins w:id="901" w:author="LSSM" w:date="2026-09-10T12:00:00Z">
        <w:r>
          <w:rPr>
            <w:rFonts w:ascii="Liberation Serif" w:cs="Liberation Serif" w:eastAsia="Liberation Serif" w:hAnsi="Liberation Serif"/>
            <w:b/>
            <w:bCs/>
            <w:i w:val="false"/>
            <w:iCs w:val="false"/>
            <w:color w:val="1A1A1A"/>
            <w:sz w:val="22"/>
            <w:szCs w:val="22"/>
          </w:rPr>
          <w:t xml:space="preserve"> de cómputo, memoria, almacenamiento</w:t>
        </w:r>
      </w:ins>
      <w:r>
        <w:rPr>
          <w:rFonts w:ascii="Liberation Serif" w:cs="Liberation Serif" w:eastAsia="Liberation Serif" w:hAnsi="Liberation Serif"/>
          <w:b/>
          <w:bCs/>
          <w:i w:val="false"/>
          <w:iCs w:val="false"/>
          <w:color w:val="1A1A1A"/>
          <w:sz w:val="22"/>
          <w:szCs w:val="22"/>
        </w:rPr>
        <w:t xml:space="preserve"> y ancho de banda</w:t>
      </w:r>
      <w:r>
        <w:rPr>
          <w:rFonts w:ascii="Liberation Serif" w:cs="Liberation Serif" w:eastAsia="Liberation Serif" w:hAnsi="Liberation Serif"/>
          <w:b w:val="false"/>
          <w:bCs w:val="false"/>
          <w:i w:val="false"/>
          <w:iCs w:val="false"/>
          <w:color w:val="1A1A1A"/>
          <w:sz w:val="22"/>
          <w:szCs w:val="22"/>
        </w:rPr>
        <w:t xml:space="preserve"> </w:t>
      </w:r>
      <w:del w:id="902" w:author="LSSM" w:date="2026-09-10T12:00:00Z">
        <w:r>
          <w:rPr>
            <w:rFonts w:ascii="Liberation Serif" w:cs="Liberation Serif" w:eastAsia="Liberation Serif" w:hAnsi="Liberation Serif"/>
            <w:b w:val="false"/>
            <w:bCs w:val="false"/>
            <w:i w:val="false"/>
            <w:iCs w:val="false"/>
            <w:color w:val="1A1A1A"/>
            <w:sz w:val="22"/>
            <w:szCs w:val="22"/>
          </w:rPr>
          <w:delText xml:space="preserve">razonables para el tráfico esperado del sitio</w:delText>
        </w:r>
      </w:del>
      <w:ins w:id="903" w:author="LSSM" w:date="2026-09-10T12:00:00Z">
        <w:r>
          <w:rPr>
            <w:rFonts w:ascii="Liberation Serif" w:cs="Liberation Serif" w:eastAsia="Liberation Serif" w:hAnsi="Liberation Serif"/>
            <w:b w:val="false"/>
            <w:bCs w:val="false"/>
            <w:i w:val="false"/>
            <w:iCs w:val="false"/>
            <w:color w:val="1A1A1A"/>
            <w:sz w:val="22"/>
            <w:szCs w:val="22"/>
          </w:rPr>
          <w:t xml:space="preserve">conforme a la especificación del documento </w:t>
        </w:r>
      </w:ins>
      <w:ins w:id="904" w:author="LSSM" w:date="2026-09-10T12:00:00Z">
        <w:r>
          <w:rPr>
            <w:rFonts w:ascii="Liberation Serif" w:cs="Liberation Serif" w:eastAsia="Liberation Serif" w:hAnsi="Liberation Serif"/>
            <w:b w:val="false"/>
            <w:bCs w:val="false"/>
            <w:i/>
            <w:iCs/>
            <w:color w:val="1A1A1A"/>
            <w:sz w:val="22"/>
            <w:szCs w:val="22"/>
          </w:rPr>
          <w:t xml:space="preserve">Plan de Ejecución, Sección 4</w:t>
        </w:r>
      </w:ins>
      <w:ins w:id="905" w:author="LSSM" w:date="2026-09-10T12:00:00Z">
        <w:r>
          <w:rPr>
            <w:rFonts w:ascii="Liberation Serif" w:cs="Liberation Serif" w:eastAsia="Liberation Serif" w:hAnsi="Liberation Serif"/>
            <w:b w:val="false"/>
            <w:bCs w:val="false"/>
            <w:i w:val="false"/>
            <w:iCs w:val="false"/>
            <w:color w:val="1A1A1A"/>
            <w:sz w:val="22"/>
            <w:szCs w:val="22"/>
          </w:rPr>
          <w:t xml:space="preserve"> del proyecto, que fija la configuración recomendada, el mínimo viable y sus condiciones. Dicha especificación es la </w:t>
        </w:r>
      </w:ins>
      <w:ins w:id="906" w:author="LSSM" w:date="2026-09-10T12:00:00Z">
        <w:r>
          <w:rPr>
            <w:rFonts w:ascii="Liberation Serif" w:cs="Liberation Serif" w:eastAsia="Liberation Serif" w:hAnsi="Liberation Serif"/>
            <w:b/>
            <w:bCs/>
            <w:i w:val="false"/>
            <w:iCs w:val="false"/>
            <w:color w:val="1A1A1A"/>
            <w:sz w:val="22"/>
            <w:szCs w:val="22"/>
          </w:rPr>
          <w:t xml:space="preserve">única</w:t>
        </w:r>
      </w:ins>
      <w:ins w:id="907" w:author="LSSM" w:date="2026-09-10T12:00:00Z">
        <w:r>
          <w:rPr>
            <w:rFonts w:ascii="Liberation Serif" w:cs="Liberation Serif" w:eastAsia="Liberation Serif" w:hAnsi="Liberation Serif"/>
            <w:b w:val="false"/>
            <w:bCs w:val="false"/>
            <w:i w:val="false"/>
            <w:iCs w:val="false"/>
            <w:color w:val="1A1A1A"/>
            <w:sz w:val="22"/>
            <w:szCs w:val="22"/>
          </w:rPr>
          <w:t xml:space="preserve"> del proyecto y se verifica contra el tráfico real mediante la prueba de carga de la Semana 7</w:t>
        </w:r>
      </w:ins>
      <w:r>
        <w:rPr>
          <w:rFonts w:ascii="Liberation Serif" w:cs="Liberation Serif" w:eastAsia="Liberation Serif" w:hAnsi="Liberation Serif"/>
          <w:b w:val="false"/>
          <w:bCs w:val="false"/>
          <w:i w:val="false"/>
          <w:iCs w:val="false"/>
          <w:color w:val="1A1A1A"/>
          <w:sz w:val="22"/>
          <w:szCs w:val="22"/>
        </w:rPr>
        <w:t xml:space="preserve">.</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F.7</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Ventanas de mantenimiento</w:t>
      </w:r>
      <w:r>
        <w:rPr>
          <w:rFonts w:ascii="Liberation Serif" w:cs="Liberation Serif" w:eastAsia="Liberation Serif" w:hAnsi="Liberation Serif"/>
          <w:b w:val="false"/>
          <w:bCs w:val="false"/>
          <w:i w:val="false"/>
          <w:iCs w:val="false"/>
          <w:color w:val="1A1A1A"/>
          <w:sz w:val="22"/>
          <w:szCs w:val="22"/>
        </w:rPr>
        <w:t xml:space="preserve"> del servidor coordinadas previamente con EL PRESTADOR.</w:t>
      </w:r>
    </w:p>
    <w:p>
      <w:pPr>
        <w:spacing w:after="80" w:line="264"/>
        <w:ind w:left="540" w:hanging="280"/>
        <w:jc w:val="both"/>
      </w:pPr>
      <w:r>
        <w:rPr>
          <w:rFonts w:ascii="Liberation Serif" w:cs="Liberation Serif" w:eastAsia="Liberation Serif" w:hAnsi="Liberation Serif"/>
          <w:b w:val="false"/>
          <w:b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F.8</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Monitoreo básico de recursos</w:t>
      </w:r>
      <w:r>
        <w:rPr>
          <w:rFonts w:ascii="Liberation Serif" w:cs="Liberation Serif" w:eastAsia="Liberation Serif" w:hAnsi="Liberation Serif"/>
          <w:b w:val="false"/>
          <w:bCs w:val="false"/>
          <w:i w:val="false"/>
          <w:iCs w:val="false"/>
          <w:color w:val="1A1A1A"/>
          <w:sz w:val="22"/>
          <w:szCs w:val="22"/>
        </w:rPr>
        <w:t xml:space="preserve"> (procesador, memoria, disco y red).</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Responsabilidad.</w:t>
      </w:r>
      <w:r>
        <w:rPr>
          <w:rFonts w:ascii="Liberation Serif" w:cs="Liberation Serif" w:eastAsia="Liberation Serif" w:hAnsi="Liberation Serif"/>
          <w:b w:val="false"/>
          <w:bCs w:val="false"/>
          <w:i w:val="false"/>
          <w:iCs w:val="false"/>
          <w:color w:val="1A1A1A"/>
          <w:sz w:val="20"/>
          <w:szCs w:val="20"/>
        </w:rPr>
        <w:t xml:space="preserve"> La disponibilidad, capacidad y continuidad de esta infraestructura son </w:t>
      </w:r>
      <w:r>
        <w:rPr>
          <w:rFonts w:ascii="Liberation Serif" w:cs="Liberation Serif" w:eastAsia="Liberation Serif" w:hAnsi="Liberation Serif"/>
          <w:b/>
          <w:bCs/>
          <w:i w:val="false"/>
          <w:iCs w:val="false"/>
          <w:color w:val="1A1A1A"/>
          <w:sz w:val="20"/>
          <w:szCs w:val="20"/>
        </w:rPr>
        <w:t xml:space="preserve">responsabilidad de EL CLIENTE</w:t>
      </w:r>
      <w:r>
        <w:rPr>
          <w:rFonts w:ascii="Liberation Serif" w:cs="Liberation Serif" w:eastAsia="Liberation Serif" w:hAnsi="Liberation Serif"/>
          <w:b w:val="false"/>
          <w:bCs w:val="false"/>
          <w:i w:val="false"/>
          <w:iCs w:val="false"/>
          <w:color w:val="1A1A1A"/>
          <w:sz w:val="20"/>
          <w:szCs w:val="20"/>
        </w:rPr>
        <w:t xml:space="preserve">; sus fallas, indisponibilidades o insuficiencias </w:t>
      </w:r>
      <w:r>
        <w:rPr>
          <w:rFonts w:ascii="Liberation Serif" w:cs="Liberation Serif" w:eastAsia="Liberation Serif" w:hAnsi="Liberation Serif"/>
          <w:b/>
          <w:bCs/>
          <w:i w:val="false"/>
          <w:iCs w:val="false"/>
          <w:color w:val="1A1A1A"/>
          <w:sz w:val="20"/>
          <w:szCs w:val="20"/>
        </w:rPr>
        <w:t xml:space="preserve">no son imputables a EL PRESTADOR</w:t>
      </w:r>
      <w:r>
        <w:rPr>
          <w:rFonts w:ascii="Liberation Serif" w:cs="Liberation Serif" w:eastAsia="Liberation Serif" w:hAnsi="Liberation Serif"/>
          <w:b w:val="false"/>
          <w:bCs w:val="false"/>
          <w:i w:val="false"/>
          <w:iCs w:val="false"/>
          <w:color w:val="1A1A1A"/>
          <w:sz w:val="20"/>
          <w:szCs w:val="20"/>
        </w:rPr>
        <w:t xml:space="preserve"> ni se contabilizan en contra de los niveles de servicio (SLA) del </w:t>
      </w:r>
      <w:r>
        <w:rPr>
          <w:rFonts w:ascii="Liberation Serif" w:cs="Liberation Serif" w:eastAsia="Liberation Serif" w:hAnsi="Liberation Serif"/>
          <w:b/>
          <w:bCs/>
          <w:i w:val="false"/>
          <w:iCs w:val="false"/>
          <w:color w:val="1A1A1A"/>
          <w:sz w:val="20"/>
          <w:szCs w:val="20"/>
        </w:rPr>
        <w:t xml:space="preserve">Anexo Cinco</w:t>
      </w:r>
      <w:r>
        <w:rPr>
          <w:rFonts w:ascii="Liberation Serif" w:cs="Liberation Serif" w:eastAsia="Liberation Serif" w:hAnsi="Liberation Serif"/>
          <w:b w:val="false"/>
          <w:bCs w:val="false"/>
          <w:i w:val="false"/>
          <w:iCs w:val="false"/>
          <w:color w:val="1A1A1A"/>
          <w:sz w:val="20"/>
          <w:szCs w:val="20"/>
        </w:rPr>
        <w:t xml:space="preserve">, y sus efectos en plazos y aprobaciones se rigen por las Cláusulas Décima (No aprobación final del proyecto, inciso b), Décima Tercera y Décima Quinta.</w:t>
      </w:r>
    </w:p>
    <w:p>
      <w:pPr>
        <w:pBdr>
          <w:left w:val="single" w:color="C9CED6" w:sz="12" w:space="8"/>
        </w:pBdr>
        <w:spacing w:after="140" w:line="264"/>
        <w:ind w:left="400" w:right="200"/>
        <w:jc w:val="both"/>
      </w:pPr>
      <w:r>
        <w:rPr>
          <w:rFonts w:ascii="Liberation Serif" w:cs="Liberation Serif" w:eastAsia="Liberation Serif" w:hAnsi="Liberation Serif"/>
          <w:b/>
          <w:bCs/>
          <w:i w:val="false"/>
          <w:iCs w:val="false"/>
          <w:color w:val="1A1A1A"/>
          <w:sz w:val="20"/>
          <w:szCs w:val="20"/>
        </w:rPr>
        <w:t xml:space="preserve">Cédula de control.</w:t>
      </w:r>
      <w:r>
        <w:rPr>
          <w:rFonts w:ascii="Liberation Serif" w:cs="Liberation Serif" w:eastAsia="Liberation Serif" w:hAnsi="Liberation Serif"/>
          <w:b w:val="false"/>
          <w:bCs w:val="false"/>
          <w:i w:val="false"/>
          <w:iCs w:val="false"/>
          <w:color w:val="1A1A1A"/>
          <w:sz w:val="20"/>
          <w:szCs w:val="20"/>
        </w:rPr>
        <w:t xml:space="preserve"> El seguimiento de cada requerimiento de este Anexo Uno —con su </w:t>
      </w:r>
      <w:r>
        <w:rPr>
          <w:rFonts w:ascii="Liberation Serif" w:cs="Liberation Serif" w:eastAsia="Liberation Serif" w:hAnsi="Liberation Serif"/>
          <w:b/>
          <w:bCs/>
          <w:i w:val="false"/>
          <w:iCs w:val="false"/>
          <w:color w:val="1A1A1A"/>
          <w:sz w:val="20"/>
          <w:szCs w:val="20"/>
        </w:rPr>
        <w:t xml:space="preserve">fecha límite, responsable nominado y estatus (entregado / no entregado)</w:t>
      </w:r>
      <w:r>
        <w:rPr>
          <w:rFonts w:ascii="Liberation Serif" w:cs="Liberation Serif" w:eastAsia="Liberation Serif" w:hAnsi="Liberation Serif"/>
          <w:b w:val="false"/>
          <w:bCs w:val="false"/>
          <w:i w:val="false"/>
          <w:iCs w:val="false"/>
          <w:color w:val="1A1A1A"/>
          <w:sz w:val="20"/>
          <w:szCs w:val="20"/>
        </w:rPr>
        <w:t xml:space="preserve">, y un semáforo de vencimiento— se lleva en la sección </w:t>
      </w:r>
      <w:r>
        <w:rPr>
          <w:rFonts w:ascii="Liberation Serif" w:cs="Liberation Serif" w:eastAsia="Liberation Serif" w:hAnsi="Liberation Serif"/>
          <w:b/>
          <w:bCs/>
          <w:i w:val="false"/>
          <w:iCs w:val="false"/>
          <w:color w:val="1A1A1A"/>
          <w:sz w:val="20"/>
          <w:szCs w:val="20"/>
        </w:rPr>
        <w:t xml:space="preserve">Aportaciones de Sports World</w:t>
      </w:r>
      <w:r>
        <w:rPr>
          <w:rFonts w:ascii="Liberation Serif" w:cs="Liberation Serif" w:eastAsia="Liberation Serif" w:hAnsi="Liberation Serif"/>
          <w:b w:val="false"/>
          <w:bCs w:val="false"/>
          <w:i w:val="false"/>
          <w:iCs w:val="false"/>
          <w:color w:val="1A1A1A"/>
          <w:sz w:val="20"/>
          <w:szCs w:val="20"/>
        </w:rPr>
        <w:t xml:space="preserve"> del web app del proyecto, dividida en </w:t>
      </w:r>
      <w:r>
        <w:rPr>
          <w:rFonts w:ascii="Liberation Serif" w:cs="Liberation Serif" w:eastAsia="Liberation Serif" w:hAnsi="Liberation Serif"/>
          <w:b w:val="false"/>
          <w:bCs w:val="false"/>
          <w:i/>
          <w:iCs/>
          <w:color w:val="1A1A1A"/>
          <w:sz w:val="20"/>
          <w:szCs w:val="20"/>
        </w:rPr>
        <w:t xml:space="preserve">Sistemas</w:t>
      </w:r>
      <w:r>
        <w:rPr>
          <w:rFonts w:ascii="Liberation Serif" w:cs="Liberation Serif" w:eastAsia="Liberation Serif" w:hAnsi="Liberation Serif"/>
          <w:b w:val="false"/>
          <w:bCs w:val="false"/>
          <w:i w:val="false"/>
          <w:iCs w:val="false"/>
          <w:color w:val="1A1A1A"/>
          <w:sz w:val="20"/>
          <w:szCs w:val="20"/>
        </w:rPr>
        <w:t xml:space="preserve"> y </w:t>
      </w:r>
      <w:r>
        <w:rPr>
          <w:rFonts w:ascii="Liberation Serif" w:cs="Liberation Serif" w:eastAsia="Liberation Serif" w:hAnsi="Liberation Serif"/>
          <w:b w:val="false"/>
          <w:bCs w:val="false"/>
          <w:i/>
          <w:iCs/>
          <w:color w:val="1A1A1A"/>
          <w:sz w:val="20"/>
          <w:szCs w:val="20"/>
        </w:rPr>
        <w:t xml:space="preserve">Marketing</w:t>
      </w:r>
      <w:r>
        <w:rPr>
          <w:rFonts w:ascii="Liberation Serif" w:cs="Liberation Serif" w:eastAsia="Liberation Serif" w:hAnsi="Liberation Serif"/>
          <w:b w:val="false"/>
          <w:bCs w:val="false"/>
          <w:i w:val="false"/>
          <w:iCs w:val="false"/>
          <w:color w:val="1A1A1A"/>
          <w:sz w:val="20"/>
          <w:szCs w:val="20"/>
        </w:rPr>
        <w:t xml:space="preserve">. Los plazos del Contrato se contarán a partir de la entrega del 100% de los requerimientos de los </w:t>
      </w:r>
      <w:r>
        <w:rPr>
          <w:rFonts w:ascii="Liberation Serif" w:cs="Liberation Serif" w:eastAsia="Liberation Serif" w:hAnsi="Liberation Serif"/>
          <w:b/>
          <w:bCs/>
          <w:i w:val="false"/>
          <w:iCs w:val="false"/>
          <w:color w:val="1A1A1A"/>
          <w:sz w:val="20"/>
          <w:szCs w:val="20"/>
        </w:rPr>
        <w:t xml:space="preserve">Bloques 0 y A</w:t>
      </w:r>
      <w:r>
        <w:rPr>
          <w:rFonts w:ascii="Liberation Serif" w:cs="Liberation Serif" w:eastAsia="Liberation Serif" w:hAnsi="Liberation Serif"/>
          <w:b w:val="false"/>
          <w:bCs w:val="false"/>
          <w:i w:val="false"/>
          <w:iCs w:val="false"/>
          <w:color w:val="1A1A1A"/>
          <w:sz w:val="20"/>
          <w:szCs w:val="20"/>
        </w:rPr>
        <w:t xml:space="preserve">, conforme a la Cláusula Segunda y al preámbulo de este Anexo.</w:t>
      </w:r>
      <w:commentRangeStart w:id="109"/>
      <w:ins w:id="908" w:author="LSSM" w:date="2026-09-10T12:00:00Z">
        <w:r>
          <w:rPr>
            <w:rFonts w:ascii="Liberation Serif" w:cs="Liberation Serif" w:eastAsia="Liberation Serif" w:hAnsi="Liberation Serif"/>
            <w:b w:val="false"/>
            <w:bCs w:val="false"/>
            <w:i w:val="false"/>
            <w:iCs w:val="false"/>
            <w:color w:val="1A1A1A"/>
            <w:sz w:val="20"/>
            <w:szCs w:val="20"/>
          </w:rPr>
          <w:t xml:space="preserve"> Las fechas límite expresamente establecidas en este Anexo prevalecerán. Cuando un requerimiento no tenga una fecha límite determinada, las Partes la precisarán por escrito en esta misma cédula conforme al cronograma y antes de la actividad que dependa de su entrega. El stand-by sólo podrá causarse después del vencimiento de la fecha así identificada y de la franquicia de la Cláusula Décima Quinta, cuando la falta de la aportación impida efectivamente avanzar al equipo. La cédula no amplía el listado de aportaciones ni modifica el alcance del Contrato.</w:t>
        </w:r>
      </w:ins>
      <w:commentRangeEnd w:id="109"/>
      <w:r>
        <w:commentReference w:id="109"/>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Dos — Entregables específicos de los servicios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Dos forma parte integrante e inseparable del Contrato y regula, en forma limitativa, el alcance de los entregables a cargo de EL PRESTADOR.</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Glosario técnico</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337"/>
        <w:gridCol w:w="8022"/>
      </w:tblGrid>
      <w:tr>
        <w:trPr>
          <w:cantSplit/>
          <w:tblHeader/>
        </w:trPr>
        <w:tc>
          <w:tcPr>
            <w:tcW w:type="dxa" w:w="133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Término</w:t>
            </w:r>
          </w:p>
        </w:tc>
        <w:tc>
          <w:tcPr>
            <w:tcW w:type="dxa" w:w="802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Definición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API</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Interfaz de programación mediante la cual dos sistemas intercambian datos de forma automatizada.</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AVIF y WebP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Formatos de imagen comprimidos que optimizan el desempeño sin pérdida significativa de calidad.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CMS desacoplado</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contenido cuya administración opera independiente de la presentación.</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Métricas de Google: LCP (carga), INP (interacción) y CLS (estabilidad visual).</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CRM</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gestión de relaciones con prospectos y clientes de EL CLIENTE.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DNS</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Sistema de nombres de dominio que traduce sportsworld.com.mx a las direcciones de red.</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GA4</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Plataforma de analítica de Google.</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RAG</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Arquitectura de IA que consulta una base documental antes de responder.</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Redirección 301</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Instrucción que envía de una dirección antigua a una nueva conservando el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Marcado estructurado (schema.org) que facilita la comprensión por los buscadores.</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SSR e ISR</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Generación del contenido por el servidor, para optimizar desempeño y posicionamiento.</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WCAG 2.2 AA</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Estándar internacional de accesibilidad web.</w:t>
            </w:r>
          </w:p>
        </w:tc>
      </w:tr>
      <w:tr>
        <w:trPr>
          <w:cantSplit/>
          <w:tblHeader w:val="false"/>
        </w:trPr>
        <w:tc>
          <w:tcPr>
            <w:tcW w:type="dxa" w:w="133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YMYL</w:t>
            </w:r>
          </w:p>
        </w:tc>
        <w:tc>
          <w:tcPr>
            <w:tcW w:type="dxa" w:w="8022"/>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Contenidos de alto impacto en salud, finanzas o bienestar, con estándar editorial reforzado.</w:t>
            </w:r>
          </w:p>
        </w:tc>
      </w:tr>
    </w:tbl>
    <w:p>
      <w:pPr>
        <w:spacing w:after="120"/>
      </w:pP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 — Entregables del Servicio I (rediseño web con enfoque en posicionamiento orgánico)</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I.1 Arquitectura del sitio (148 páginas)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45"/>
        <w:gridCol w:w="6866"/>
        <w:gridCol w:w="1247"/>
      </w:tblGrid>
      <w:tr>
        <w:trPr>
          <w:cantSplit/>
          <w:tblHeader/>
        </w:trPr>
        <w:tc>
          <w:tcPr>
            <w:tcW w:type="dxa" w:w="124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Nivel</w:t>
            </w:r>
          </w:p>
        </w:tc>
        <w:tc>
          <w:tcPr>
            <w:tcW w:type="dxa" w:w="686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Tipo de página</w:t>
            </w:r>
          </w:p>
        </w:tc>
        <w:tc>
          <w:tcPr>
            <w:tcW w:type="dxa" w:w="124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Cantidad</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 de inicio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02</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03</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amenidades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04</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premium (Les Mills)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05</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Clases individuales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47</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06</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FitKidz (reúne las clases infantiles)</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07</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Hubs de perfil de usuario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08</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“Bajar de Peso” (estándar YMYL)</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09</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Hub de Personal Training</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10</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membresía</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w:t>
            </w:r>
          </w:p>
        </w:tc>
      </w:tr>
      <w:tr>
        <w:trPr>
          <w:cantSplit/>
          <w:tblHeader w:val="false"/>
        </w:trPr>
        <w:tc>
          <w:tcPr>
            <w:tcW w:type="dxa" w:w="124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686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Entradas de blog para posicionamiento</w:t>
            </w:r>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20</w:t>
            </w:r>
          </w:p>
        </w:tc>
      </w:tr>
      <w:tr>
        <w:trPr>
          <w:cantSplit/>
          <w:tblHeader w:val="false"/>
        </w:trPr>
        <w:tc>
          <w:tcPr>
            <w:tcW w:type="dxa" w:w="1245"/>
            <w:tcMar>
              <w:top w:type="dxa" w:w="60"/>
              <w:left w:type="dxa" w:w="90"/>
              <w:bottom w:type="dxa" w:w="60"/>
              <w:right w:type="dxa" w:w="90"/>
            </w:tcMar>
            <w:vAlign w:val="top"/>
          </w:tcPr>
          <w:p>
            <w:pPr>
              <w:spacing w:after="0" w:line="252"/>
            </w:pPr>
            <w:ins w:id="909" w:author="LSSM" w:date="2026-09-10T12:00:00Z">
              <w:r>
                <w:rPr>
                  <w:rFonts w:ascii="Liberation Serif" w:cs="Liberation Serif" w:eastAsia="Liberation Serif" w:hAnsi="Liberation Serif"/>
                  <w:b/>
                  <w:bCs/>
                  <w:i w:val="false"/>
                  <w:iCs w:val="false"/>
                  <w:color w:val="1A1A1A"/>
                  <w:sz w:val="19"/>
                  <w:szCs w:val="19"/>
                </w:rPr>
                <w:t xml:space="preserve">Total</w:t>
              </w:r>
            </w:ins>
          </w:p>
        </w:tc>
        <w:tc>
          <w:tcPr>
            <w:tcW w:type="dxa" w:w="6866"/>
            <w:tcMar>
              <w:top w:type="dxa" w:w="60"/>
              <w:left w:type="dxa" w:w="90"/>
              <w:bottom w:type="dxa" w:w="60"/>
              <w:right w:type="dxa" w:w="90"/>
            </w:tcMar>
            <w:vAlign w:val="top"/>
          </w:tcPr>
          <w:p>
            <w:pPr>
              <w:spacing w:after="0" w:line="252"/>
            </w:pPr>
            <w:del w:id="910" w:author="LSSM" w:date="2026-09-10T12:00:00Z">
              <w:r>
                <w:rPr>
                  <w:rFonts w:ascii="Liberation Serif" w:cs="Liberation Serif" w:eastAsia="Liberation Serif" w:hAnsi="Liberation Serif"/>
                  <w:b w:val="false"/>
                  <w:bCs w:val="false"/>
                  <w:i w:val="false"/>
                  <w:iCs w:val="false"/>
                  <w:color w:val="1A1A1A"/>
                  <w:sz w:val="19"/>
                  <w:szCs w:val="19"/>
                </w:rPr>
                <w:delText xml:space="preserve">Total</w:delText>
              </w:r>
            </w:del>
          </w:p>
        </w:tc>
        <w:tc>
          <w:tcPr>
            <w:tcW w:type="dxa" w:w="124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148</w:t>
            </w:r>
          </w:p>
        </w:tc>
      </w:tr>
    </w:tbl>
    <w:p>
      <w:pPr>
        <w:spacing w:after="120"/>
      </w:pPr>
    </w:p>
    <w:p>
      <w:pPr>
        <w:spacing w:after="140" w:line="264"/>
        <w:jc w:val="both"/>
      </w:pPr>
      <w:del w:id="911" w:author="LSSM" w:date="2026-09-10T12:00:00Z">
        <w:r>
          <w:rPr>
            <w:rFonts w:ascii="Liberation Serif" w:cs="Liberation Serif" w:eastAsia="Liberation Serif" w:hAnsi="Liberation Serif"/>
            <w:b w:val="false"/>
            <w:bCs w:val="false"/>
            <w:i w:val="false"/>
            <w:iCs w:val="false"/>
            <w:color w:val="1A1A1A"/>
            <w:sz w:val="22"/>
            <w:szCs w:val="22"/>
          </w:rPr>
          <w:delText xml:space="preserve">Cualquier desviación, adición o reducción requerirá cotización por separado y convenio modificatorio.</w:delText>
        </w:r>
      </w:del>
    </w:p>
    <w:p>
      <w:pPr>
        <w:spacing w:after="140" w:line="264"/>
        <w:jc w:val="both"/>
      </w:pPr>
      <w:ins w:id="912" w:author="LSSM" w:date="2026-09-10T12:00:00Z">
        <w:r>
          <w:rPr>
            <w:rFonts w:ascii="Liberation Serif" w:cs="Liberation Serif" w:eastAsia="Liberation Serif" w:hAnsi="Liberation Serif"/>
            <w:b w:val="false"/>
            <w:bCs w:val="false"/>
            <w:i w:val="false"/>
            <w:iCs w:val="false"/>
            <w:color w:val="1A1A1A"/>
            <w:sz w:val="22"/>
            <w:szCs w:val="22"/>
          </w:rPr>
          <w:t xml:space="preserve">Cualquier desviación, adición o reducción requerirá cotización por separado y convenio modificatorio. </w:t>
        </w:r>
      </w:ins>
      <w:commentRangeStart w:id="110"/>
      <w:ins w:id="913" w:author="LSSM" w:date="2026-09-10T12:00:00Z">
        <w:r>
          <w:rPr>
            <w:rFonts w:ascii="Liberation Serif" w:cs="Liberation Serif" w:eastAsia="Liberation Serif" w:hAnsi="Liberation Serif"/>
            <w:b/>
            <w:bCs/>
            <w:i w:val="false"/>
            <w:iCs w:val="false"/>
            <w:color w:val="1A1A1A"/>
            <w:sz w:val="22"/>
            <w:szCs w:val="22"/>
          </w:rPr>
          <w:t xml:space="preserve">Clubes adicionales.</w:t>
        </w:r>
      </w:ins>
      <w:commentRangeEnd w:id="110"/>
      <w:r>
        <w:commentReference w:id="110"/>
      </w:r>
      <w:ins w:id="914" w:author="LSSM" w:date="2026-09-10T12:00:00Z">
        <w:r>
          <w:rPr>
            <w:rFonts w:ascii="Liberation Serif" w:cs="Liberation Serif" w:eastAsia="Liberation Serif" w:hAnsi="Liberation Serif"/>
            <w:b w:val="false"/>
            <w:bCs w:val="false"/>
            <w:i w:val="false"/>
            <w:iCs w:val="false"/>
            <w:color w:val="1A1A1A"/>
            <w:sz w:val="22"/>
            <w:szCs w:val="22"/>
          </w:rPr>
          <w:t xml:space="preserve"> La página de cada club que EL CLIENTE abra durante la vigencia de la iguala se desarrolla con las mismas características de las 49 páginas de club —contenido único, </w:t>
        </w:r>
      </w:ins>
      <w:ins w:id="915" w:author="LSSM" w:date="2026-09-10T12:00:00Z">
        <w:r>
          <w:rPr>
            <w:rFonts w:ascii="Liberation Serif" w:cs="Liberation Serif" w:eastAsia="Liberation Serif" w:hAnsi="Liberation Serif"/>
            <w:b/>
            <w:bCs/>
            <w:i w:val="false"/>
            <w:iCs w:val="false"/>
            <w:color w:val="1A1A1A"/>
            <w:sz w:val="22"/>
            <w:szCs w:val="22"/>
          </w:rPr>
          <w:t xml:space="preserve">schema</w:t>
        </w:r>
      </w:ins>
      <w:ins w:id="916" w:author="LSSM" w:date="2026-09-10T12:00:00Z">
        <w:r>
          <w:rPr>
            <w:rFonts w:ascii="Liberation Serif" w:cs="Liberation Serif" w:eastAsia="Liberation Serif" w:hAnsi="Liberation Serif"/>
            <w:b w:val="false"/>
            <w:bCs w:val="false"/>
            <w:i w:val="false"/>
            <w:iCs w:val="false"/>
            <w:color w:val="1A1A1A"/>
            <w:sz w:val="22"/>
            <w:szCs w:val="22"/>
          </w:rPr>
          <w:t xml:space="preserve">, coordenadas, sincronización con el CRM y </w:t>
        </w:r>
      </w:ins>
      <w:ins w:id="917" w:author="LSSM" w:date="2026-09-10T12:00:00Z">
        <w:r>
          <w:rPr>
            <w:rFonts w:ascii="Liberation Serif" w:cs="Liberation Serif" w:eastAsia="Liberation Serif" w:hAnsi="Liberation Serif"/>
            <w:b/>
            <w:bCs/>
            <w:i w:val="false"/>
            <w:iCs w:val="false"/>
            <w:color w:val="1A1A1A"/>
            <w:sz w:val="22"/>
            <w:szCs w:val="22"/>
          </w:rPr>
          <w:t xml:space="preserve">alta y optimización de la ficha de Google Business Profile del club</w:t>
        </w:r>
      </w:ins>
      <w:ins w:id="918" w:author="LSSM" w:date="2026-09-10T12:00:00Z">
        <w:r>
          <w:rPr>
            <w:rFonts w:ascii="Liberation Serif" w:cs="Liberation Serif" w:eastAsia="Liberation Serif" w:hAnsi="Liberation Serif"/>
            <w:b w:val="false"/>
            <w:bCs w:val="false"/>
            <w:i w:val="false"/>
            <w:iCs w:val="false"/>
            <w:color w:val="1A1A1A"/>
            <w:sz w:val="22"/>
            <w:szCs w:val="22"/>
          </w:rPr>
          <w:t xml:space="preserve">— mediante </w:t>
        </w:r>
      </w:ins>
      <w:ins w:id="919" w:author="LSSM" w:date="2026-09-10T12:00:00Z">
        <w:r>
          <w:rPr>
            <w:rFonts w:ascii="Liberation Serif" w:cs="Liberation Serif" w:eastAsia="Liberation Serif" w:hAnsi="Liberation Serif"/>
            <w:b/>
            <w:bCs/>
            <w:i w:val="false"/>
            <w:iCs w:val="false"/>
            <w:color w:val="1A1A1A"/>
            <w:sz w:val="22"/>
            <w:szCs w:val="22"/>
          </w:rPr>
          <w:t xml:space="preserve">orden de trabajo aprobada por escrito</w:t>
        </w:r>
      </w:ins>
      <w:ins w:id="920" w:author="LSSM" w:date="2026-09-10T12:00:00Z">
        <w:r>
          <w:rPr>
            <w:rFonts w:ascii="Liberation Serif" w:cs="Liberation Serif" w:eastAsia="Liberation Serif" w:hAnsi="Liberation Serif"/>
            <w:b w:val="false"/>
            <w:bCs w:val="false"/>
            <w:i w:val="false"/>
            <w:iCs w:val="false"/>
            <w:color w:val="1A1A1A"/>
            <w:sz w:val="22"/>
            <w:szCs w:val="22"/>
          </w:rPr>
          <w:t xml:space="preserve">, sin necesidad de convenio modificatorio. </w:t>
        </w:r>
      </w:ins>
      <w:ins w:id="921" w:author="LSSM" w:date="2026-09-10T12:00:00Z">
        <w:r>
          <w:rPr>
            <w:rFonts w:ascii="Liberation Serif" w:cs="Liberation Serif" w:eastAsia="Liberation Serif" w:hAnsi="Liberation Serif"/>
            <w:b/>
            <w:bCs/>
            <w:i w:val="false"/>
            <w:iCs w:val="false"/>
            <w:color w:val="1A1A1A"/>
            <w:sz w:val="22"/>
            <w:szCs w:val="22"/>
          </w:rPr>
          <w:t xml:space="preserve">Su ejecución se cotiza en horas:</w:t>
        </w:r>
      </w:ins>
      <w:ins w:id="922" w:author="LSSM" w:date="2026-09-10T12:00:00Z">
        <w:r>
          <w:rPr>
            <w:rFonts w:ascii="Liberation Serif" w:cs="Liberation Serif" w:eastAsia="Liberation Serif" w:hAnsi="Liberation Serif"/>
            <w:b w:val="false"/>
            <w:bCs w:val="false"/>
            <w:i w:val="false"/>
            <w:iCs w:val="false"/>
            <w:color w:val="1A1A1A"/>
            <w:sz w:val="22"/>
            <w:szCs w:val="22"/>
          </w:rPr>
          <w:t xml:space="preserve"> EL PRESTADOR entrega la estimación de horas y el alcance antes de iniciar; las horas se aplican </w:t>
        </w:r>
      </w:ins>
      <w:ins w:id="923" w:author="LSSM" w:date="2026-09-10T12:00:00Z">
        <w:r>
          <w:rPr>
            <w:rFonts w:ascii="Liberation Serif" w:cs="Liberation Serif" w:eastAsia="Liberation Serif" w:hAnsi="Liberation Serif"/>
            <w:b/>
            <w:bCs/>
            <w:i w:val="false"/>
            <w:iCs w:val="false"/>
            <w:color w:val="1A1A1A"/>
            <w:sz w:val="22"/>
            <w:szCs w:val="22"/>
          </w:rPr>
          <w:t xml:space="preserve">primero contra la bolsa de mejora disponible en el mes</w:t>
        </w:r>
      </w:ins>
      <w:ins w:id="924" w:author="LSSM" w:date="2026-09-10T12:00:00Z">
        <w:r>
          <w:rPr>
            <w:rFonts w:ascii="Liberation Serif" w:cs="Liberation Serif" w:eastAsia="Liberation Serif" w:hAnsi="Liberation Serif"/>
            <w:b w:val="false"/>
            <w:bCs w:val="false"/>
            <w:i w:val="false"/>
            <w:iCs w:val="false"/>
            <w:color w:val="1A1A1A"/>
            <w:sz w:val="22"/>
            <w:szCs w:val="22"/>
          </w:rPr>
          <w:t xml:space="preserve"> de que se trate y, agotada ésta, el excedente se factura a la </w:t>
        </w:r>
      </w:ins>
      <w:ins w:id="925" w:author="LSSM" w:date="2026-09-10T12:00:00Z">
        <w:r>
          <w:rPr>
            <w:rFonts w:ascii="Liberation Serif" w:cs="Liberation Serif" w:eastAsia="Liberation Serif" w:hAnsi="Liberation Serif"/>
            <w:b/>
            <w:bCs/>
            <w:i w:val="false"/>
            <w:iCs w:val="false"/>
            <w:color w:val="1A1A1A"/>
            <w:sz w:val="22"/>
            <w:szCs w:val="22"/>
          </w:rPr>
          <w:t xml:space="preserve">tarifa de USD $75.00 (MXN $1,335.00) más IVA por hora</w:t>
        </w:r>
      </w:ins>
      <w:ins w:id="926" w:author="LSSM" w:date="2026-09-10T12:00:00Z">
        <w:r>
          <w:rPr>
            <w:rFonts w:ascii="Liberation Serif" w:cs="Liberation Serif" w:eastAsia="Liberation Serif" w:hAnsi="Liberation Serif"/>
            <w:b w:val="false"/>
            <w:bCs w:val="false"/>
            <w:i w:val="false"/>
            <w:iCs w:val="false"/>
            <w:color w:val="1A1A1A"/>
            <w:sz w:val="22"/>
            <w:szCs w:val="22"/>
          </w:rPr>
          <w:t xml:space="preserve"> de la Cláusula Sexta, previa aprobación por escrito de EL CLIENTE. </w:t>
        </w:r>
      </w:ins>
      <w:ins w:id="927" w:author="LSSM" w:date="2026-09-10T12:00:00Z">
        <w:r>
          <w:rPr>
            <w:rFonts w:ascii="Liberation Serif" w:cs="Liberation Serif" w:eastAsia="Liberation Serif" w:hAnsi="Liberation Serif"/>
            <w:b/>
            <w:bCs/>
            <w:i w:val="false"/>
            <w:iCs w:val="false"/>
            <w:color w:val="1A1A1A"/>
            <w:sz w:val="22"/>
            <w:szCs w:val="22"/>
          </w:rPr>
          <w:t xml:space="preserve">La bolsa de mejora no es acumulable de un mes a otro</w:t>
        </w:r>
      </w:ins>
      <w:ins w:id="928" w:author="LSSM" w:date="2026-09-10T12:00:00Z">
        <w:r>
          <w:rPr>
            <w:rFonts w:ascii="Liberation Serif" w:cs="Liberation Serif" w:eastAsia="Liberation Serif" w:hAnsi="Liberation Serif"/>
            <w:b w:val="false"/>
            <w:bCs w:val="false"/>
            <w:i w:val="false"/>
            <w:iCs w:val="false"/>
            <w:color w:val="1A1A1A"/>
            <w:sz w:val="22"/>
            <w:szCs w:val="22"/>
          </w:rPr>
          <w:t xml:space="preserve">, por lo que sólo se aplica la disponible en el mes de ejecución. El plazo de entrega se fija en la orden de trabajo conforme a la estimación de horas y corre desde la entrega de los insumos del club.</w:t>
        </w:r>
      </w:ins>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I.2 Componente “Posicionamiento orgánico y contenido editorial”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Auditoría técnica con diagnóstico; reconstrucción de la arquitectura de las 148 páginas con jerarquía, rutas y enlazado interno;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y corrección de los </w:t>
      </w:r>
      <w:r>
        <w:rPr>
          <w:rFonts w:ascii="Liberation Serif" w:cs="Liberation Serif" w:eastAsia="Liberation Serif" w:hAnsi="Liberation Serif"/>
          <w:b/>
          <w:bCs/>
          <w:i w:val="false"/>
          <w:iCs w:val="false"/>
          <w:color w:val="1A1A1A"/>
          <w:sz w:val="22"/>
          <w:szCs w:val="22"/>
        </w:rPr>
        <w:t xml:space="preserve">136 enlaces rotos</w:t>
      </w:r>
      <w:r>
        <w:rPr>
          <w:rFonts w:ascii="Liberation Serif" w:cs="Liberation Serif" w:eastAsia="Liberation Serif" w:hAnsi="Liberation Serif"/>
          <w:b w:val="false"/>
          <w:bCs w:val="false"/>
          <w:i w:val="false"/>
          <w:iCs w:val="false"/>
          <w:color w:val="1A1A1A"/>
          <w:sz w:val="22"/>
          <w:szCs w:val="22"/>
        </w:rPr>
        <w:t xml:space="preserve">; investigación de palabras clave; matriz de beneficios de las </w:t>
      </w:r>
      <w:r>
        <w:rPr>
          <w:rFonts w:ascii="Liberation Serif" w:cs="Liberation Serif" w:eastAsia="Liberation Serif" w:hAnsi="Liberation Serif"/>
          <w:b/>
          <w:bCs/>
          <w:i w:val="false"/>
          <w:iCs w:val="false"/>
          <w:color w:val="1A1A1A"/>
          <w:sz w:val="22"/>
          <w:szCs w:val="22"/>
        </w:rPr>
        <w:t xml:space="preserve">54 clases para adultos</w:t>
      </w:r>
      <w:r>
        <w:rPr>
          <w:rFonts w:ascii="Liberation Serif" w:cs="Liberation Serif" w:eastAsia="Liberation Serif" w:hAnsi="Liberation Serif"/>
          <w:b w:val="false"/>
          <w:bCs w:val="false"/>
          <w:i w:val="false"/>
          <w:iCs w:val="false"/>
          <w:color w:val="1A1A1A"/>
          <w:sz w:val="22"/>
          <w:szCs w:val="22"/>
        </w:rPr>
        <w:t xml:space="preserve"> cruzada con los </w:t>
      </w:r>
      <w:r>
        <w:rPr>
          <w:rFonts w:ascii="Liberation Serif" w:cs="Liberation Serif" w:eastAsia="Liberation Serif" w:hAnsi="Liberation Serif"/>
          <w:b/>
          <w:bCs/>
          <w:i w:val="false"/>
          <w:iCs w:val="false"/>
          <w:color w:val="1A1A1A"/>
          <w:sz w:val="22"/>
          <w:szCs w:val="22"/>
        </w:rPr>
        <w:t xml:space="preserve">5 perfiles</w:t>
      </w:r>
      <w:r>
        <w:rPr>
          <w:rFonts w:ascii="Liberation Serif" w:cs="Liberation Serif" w:eastAsia="Liberation Serif" w:hAnsi="Liberation Serif"/>
          <w:b w:val="false"/>
          <w:bCs w:val="false"/>
          <w:i w:val="false"/>
          <w:iCs w:val="false"/>
          <w:color w:val="1A1A1A"/>
          <w:sz w:val="22"/>
          <w:szCs w:val="22"/>
        </w:rPr>
        <w:t xml:space="preserve">, validada contra literatura médica; </w:t>
      </w:r>
      <w:r>
        <w:rPr>
          <w:rFonts w:ascii="Liberation Serif" w:cs="Liberation Serif" w:eastAsia="Liberation Serif" w:hAnsi="Liberation Serif"/>
          <w:b/>
          <w:bCs/>
          <w:i w:val="false"/>
          <w:iCs w:val="false"/>
          <w:color w:val="1A1A1A"/>
          <w:sz w:val="22"/>
          <w:szCs w:val="22"/>
        </w:rPr>
        <w:t xml:space="preserve">6 plantillas maestras</w:t>
      </w:r>
      <w:r>
        <w:rPr>
          <w:rFonts w:ascii="Liberation Serif" w:cs="Liberation Serif" w:eastAsia="Liberation Serif" w:hAnsi="Liberation Serif"/>
          <w:b w:val="false"/>
          <w:bCs w:val="false"/>
          <w:i w:val="false"/>
          <w:iCs w:val="false"/>
          <w:color w:val="1A1A1A"/>
          <w:sz w:val="22"/>
          <w:szCs w:val="22"/>
        </w:rPr>
        <w:t xml:space="preserve"> para contenido asistido por IA en español de México; producción de las 148 páginas con contenido único; </w:t>
      </w:r>
      <w:r>
        <w:rPr>
          <w:rFonts w:ascii="Liberation Serif" w:cs="Liberation Serif" w:eastAsia="Liberation Serif" w:hAnsi="Liberation Serif"/>
          <w:b/>
          <w:bCs/>
          <w:i w:val="false"/>
          <w:iCs w:val="false"/>
          <w:color w:val="1A1A1A"/>
          <w:sz w:val="22"/>
          <w:szCs w:val="22"/>
        </w:rPr>
        <w:t xml:space="preserve">schema markup</w:t>
      </w:r>
      <w:r>
        <w:rPr>
          <w:rFonts w:ascii="Liberation Serif" w:cs="Liberation Serif" w:eastAsia="Liberation Serif" w:hAnsi="Liberation Serif"/>
          <w:b w:val="false"/>
          <w:bCs w:val="false"/>
          <w:i w:val="false"/>
          <w:iCs w:val="false"/>
          <w:color w:val="1A1A1A"/>
          <w:sz w:val="22"/>
          <w:szCs w:val="22"/>
        </w:rPr>
        <w:t xml:space="preserve"> en todas las páginas (HealthClub, LocalBusiness, Course, FAQPage, BreadcrumbList); revisión humana editorial;</w:t>
      </w:r>
      <w:commentRangeStart w:id="111"/>
      <w:ins w:id="929" w:author="LSSM" w:date="2026-09-10T12:00:00Z">
        <w:r>
          <w:rPr>
            <w:rFonts w:ascii="Liberation Serif" w:cs="Liberation Serif" w:eastAsia="Liberation Serif" w:hAnsi="Liberation Serif"/>
            <w:b w:val="false"/>
            <w:bCs w:val="false"/>
            <w:i w:val="false"/>
            <w:iCs w:val="false"/>
            <w:color w:val="1A1A1A"/>
            <w:sz w:val="22"/>
            <w:szCs w:val="22"/>
          </w:rPr>
          <w:t xml:space="preserve"> coordinación con el médico designado por EL CLIENTE conforme al Anexo Uno, E.10, para la firma del hub “Bajar de Peso”; configuración de Google Search Console y GA4; y reporte ejecutivo semanal.</w:t>
        </w:r>
      </w:ins>
      <w:commentRangeEnd w:id="111"/>
      <w:r>
        <w:commentReference w:id="111"/>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I.3 Componente “Diseño, contenido visual y desarrollo”</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Sistema de diseño a partir de los activos de marca, propagado como plantillas; desarrollo sobre </w:t>
      </w:r>
      <w:r>
        <w:rPr>
          <w:rFonts w:ascii="Liberation Serif" w:cs="Liberation Serif" w:eastAsia="Liberation Serif" w:hAnsi="Liberation Serif"/>
          <w:b/>
          <w:bCs/>
          <w:i w:val="false"/>
          <w:iCs w:val="false"/>
          <w:color w:val="1A1A1A"/>
          <w:sz w:val="22"/>
          <w:szCs w:val="22"/>
        </w:rPr>
        <w:t xml:space="preserve">Next.js, React, TypeScript y Tailwind</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SSR e ISR</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CMS desacoplado</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integración de los datos operativos del CRM mediante una capa de middleware de EL PRESTADOR</w:t>
      </w:r>
      <w:r>
        <w:rPr>
          <w:rFonts w:ascii="Liberation Serif" w:cs="Liberation Serif" w:eastAsia="Liberation Serif" w:hAnsi="Liberation Serif"/>
          <w:b w:val="false"/>
          <w:bCs w:val="false"/>
          <w:i w:val="false"/>
          <w:iCs w:val="false"/>
          <w:color w:val="1A1A1A"/>
          <w:sz w:val="22"/>
          <w:szCs w:val="22"/>
        </w:rPr>
        <w:t xml:space="preserve"> que consume el API HTTP RESTful estándar del CRM (estatus de clubes, coordenadas, amenidades, clases, horarios de clase con visibilidad semanal, horarios de atención, tarifas, descuentos y promociones), con la escritura del prospecto y </w:t>
      </w:r>
      <w:r>
        <w:rPr>
          <w:rFonts w:ascii="Liberation Serif" w:cs="Liberation Serif" w:eastAsia="Liberation Serif" w:hAnsi="Liberation Serif"/>
          <w:b/>
          <w:bCs/>
          <w:i w:val="false"/>
          <w:iCs w:val="false"/>
          <w:color w:val="1A1A1A"/>
          <w:sz w:val="22"/>
          <w:szCs w:val="22"/>
        </w:rPr>
        <w:t xml:space="preserve">notificación de eventos por webhook firmado o consulta equivalente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motor de resolución de precios</w:t>
      </w:r>
      <w:r>
        <w:rPr>
          <w:rFonts w:ascii="Liberation Serif" w:cs="Liberation Serif" w:eastAsia="Liberation Serif" w:hAnsi="Liberation Serif"/>
          <w:b w:val="false"/>
          <w:bCs w:val="false"/>
          <w:i w:val="false"/>
          <w:iCs w:val="false"/>
          <w:color w:val="1A1A1A"/>
          <w:sz w:val="22"/>
          <w:szCs w:val="22"/>
        </w:rPr>
        <w:t xml:space="preserve"> que </w:t>
      </w:r>
      <w:r>
        <w:rPr>
          <w:rFonts w:ascii="Liberation Serif" w:cs="Liberation Serif" w:eastAsia="Liberation Serif" w:hAnsi="Liberation Serif"/>
          <w:b/>
          <w:bCs/>
          <w:i w:val="false"/>
          <w:iCs w:val="false"/>
          <w:color w:val="1A1A1A"/>
          <w:sz w:val="22"/>
          <w:szCs w:val="22"/>
        </w:rPr>
        <w:t xml:space="preserve">consume las tarifas del CRM</w:t>
      </w:r>
      <w:r>
        <w:rPr>
          <w:rFonts w:ascii="Liberation Serif" w:cs="Liberation Serif" w:eastAsia="Liberation Serif" w:hAnsi="Liberation Serif"/>
          <w:b w:val="false"/>
          <w:bCs w:val="false"/>
          <w:i w:val="false"/>
          <w:iCs w:val="false"/>
          <w:color w:val="1A1A1A"/>
          <w:sz w:val="22"/>
          <w:szCs w:val="22"/>
        </w:rPr>
        <w:t xml:space="preserve"> y las aplica </w:t>
      </w:r>
      <w:r>
        <w:rPr>
          <w:rFonts w:ascii="Liberation Serif" w:cs="Liberation Serif" w:eastAsia="Liberation Serif" w:hAnsi="Liberation Serif"/>
          <w:b/>
          <w:bCs/>
          <w:i w:val="false"/>
          <w:iCs w:val="false"/>
          <w:color w:val="1A1A1A"/>
          <w:sz w:val="22"/>
          <w:szCs w:val="22"/>
        </w:rPr>
        <w:t xml:space="preserve">por club</w:t>
      </w:r>
      <w:r>
        <w:rPr>
          <w:rFonts w:ascii="Liberation Serif" w:cs="Liberation Serif" w:eastAsia="Liberation Serif" w:hAnsi="Liberation Serif"/>
          <w:b w:val="false"/>
          <w:bCs w:val="false"/>
          <w:i w:val="false"/>
          <w:iCs w:val="false"/>
          <w:color w:val="1A1A1A"/>
          <w:sz w:val="22"/>
          <w:szCs w:val="22"/>
        </w:rPr>
        <w:t xml:space="preserve">, resolviendo y </w:t>
      </w:r>
      <w:r>
        <w:rPr>
          <w:rFonts w:ascii="Liberation Serif" w:cs="Liberation Serif" w:eastAsia="Liberation Serif" w:hAnsi="Liberation Serif"/>
          <w:b/>
          <w:bCs/>
          <w:i w:val="false"/>
          <w:iCs w:val="false"/>
          <w:color w:val="1A1A1A"/>
          <w:sz w:val="22"/>
          <w:szCs w:val="22"/>
        </w:rPr>
        <w:t xml:space="preserve">replicando</w:t>
      </w:r>
      <w:r>
        <w:rPr>
          <w:rFonts w:ascii="Liberation Serif" w:cs="Liberation Serif" w:eastAsia="Liberation Serif" w:hAnsi="Liberation Serif"/>
          <w:b w:val="false"/>
          <w:bCs w:val="false"/>
          <w:i w:val="false"/>
          <w:iCs w:val="false"/>
          <w:color w:val="1A1A1A"/>
          <w:sz w:val="22"/>
          <w:szCs w:val="22"/>
        </w:rPr>
        <w:t xml:space="preserve"> cuando el CRM las define por </w:t>
      </w:r>
      <w:r>
        <w:rPr>
          <w:rFonts w:ascii="Liberation Serif" w:cs="Liberation Serif" w:eastAsia="Liberation Serif" w:hAnsi="Liberation Serif"/>
          <w:b/>
          <w:bCs/>
          <w:i w:val="false"/>
          <w:iCs w:val="false"/>
          <w:color w:val="1A1A1A"/>
          <w:sz w:val="22"/>
          <w:szCs w:val="22"/>
        </w:rPr>
        <w:t xml:space="preserve">ciudad</w:t>
      </w:r>
      <w:r>
        <w:rPr>
          <w:rFonts w:ascii="Liberation Serif" w:cs="Liberation Serif" w:eastAsia="Liberation Serif" w:hAnsi="Liberation Serif"/>
          <w:b w:val="false"/>
          <w:bCs w:val="false"/>
          <w:i w:val="false"/>
          <w:iCs w:val="false"/>
          <w:color w:val="1A1A1A"/>
          <w:sz w:val="22"/>
          <w:szCs w:val="22"/>
        </w:rPr>
        <w:t xml:space="preserve"> o a nivel </w:t>
      </w:r>
      <w:r>
        <w:rPr>
          <w:rFonts w:ascii="Liberation Serif" w:cs="Liberation Serif" w:eastAsia="Liberation Serif" w:hAnsi="Liberation Serif"/>
          <w:b/>
          <w:bCs/>
          <w:i w:val="false"/>
          <w:iCs w:val="false"/>
          <w:color w:val="1A1A1A"/>
          <w:sz w:val="22"/>
          <w:szCs w:val="22"/>
        </w:rPr>
        <w:t xml:space="preserve">nacional</w:t>
      </w:r>
      <w:r>
        <w:rPr>
          <w:rFonts w:ascii="Liberation Serif" w:cs="Liberation Serif" w:eastAsia="Liberation Serif" w:hAnsi="Liberation Serif"/>
          <w:b w:val="false"/>
          <w:bCs w:val="false"/>
          <w:i w:val="false"/>
          <w:iCs w:val="false"/>
          <w:color w:val="1A1A1A"/>
          <w:sz w:val="22"/>
          <w:szCs w:val="22"/>
        </w:rPr>
        <w:t xml:space="preserve"> (o combinaciones), extensivo a </w:t>
      </w:r>
      <w:r>
        <w:rPr>
          <w:rFonts w:ascii="Liberation Serif" w:cs="Liberation Serif" w:eastAsia="Liberation Serif" w:hAnsi="Liberation Serif"/>
          <w:b/>
          <w:bCs/>
          <w:i w:val="false"/>
          <w:iCs w:val="false"/>
          <w:color w:val="1A1A1A"/>
          <w:sz w:val="22"/>
          <w:szCs w:val="22"/>
        </w:rPr>
        <w:t xml:space="preserve">descuentos, promociones y precios de amenidades y servicios</w:t>
      </w:r>
      <w:r>
        <w:rPr>
          <w:rFonts w:ascii="Liberation Serif" w:cs="Liberation Serif" w:eastAsia="Liberation Serif" w:hAnsi="Liberation Serif"/>
          <w:b w:val="false"/>
          <w:bCs w:val="false"/>
          <w:i w:val="false"/>
          <w:iCs w:val="false"/>
          <w:color w:val="1A1A1A"/>
          <w:sz w:val="22"/>
          <w:szCs w:val="22"/>
        </w:rPr>
        <w:t xml:space="preserve"> (p. ej. </w:t>
      </w:r>
      <w:r>
        <w:rPr>
          <w:rFonts w:ascii="Liberation Serif" w:cs="Liberation Serif" w:eastAsia="Liberation Serif" w:hAnsi="Liberation Serif"/>
          <w:b w:val="false"/>
          <w:bCs w:val="false"/>
          <w:i/>
          <w:iCs/>
          <w:color w:val="1A1A1A"/>
          <w:sz w:val="22"/>
          <w:szCs w:val="22"/>
        </w:rPr>
        <w:t xml:space="preserve">Personal Trainer</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val="false"/>
          <w:bCs w:val="false"/>
          <w:i/>
          <w:iCs/>
          <w:color w:val="1A1A1A"/>
          <w:sz w:val="22"/>
          <w:szCs w:val="22"/>
        </w:rPr>
        <w:t xml:space="preserve">FitKidz</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semilla de coordenadas de geolocalización</w:t>
      </w:r>
      <w:r>
        <w:rPr>
          <w:rFonts w:ascii="Liberation Serif" w:cs="Liberation Serif" w:eastAsia="Liberation Serif" w:hAnsi="Liberation Serif"/>
          <w:b w:val="false"/>
          <w:bCs w:val="false"/>
          <w:i w:val="false"/>
          <w:iCs w:val="false"/>
          <w:color w:val="1A1A1A"/>
          <w:sz w:val="22"/>
          <w:szCs w:val="22"/>
        </w:rPr>
        <w:t xml:space="preserve"> de los 49 clubes incorporada en el código, con </w:t>
      </w:r>
      <w:r>
        <w:rPr>
          <w:rFonts w:ascii="Liberation Serif" w:cs="Liberation Serif" w:eastAsia="Liberation Serif" w:hAnsi="Liberation Serif"/>
          <w:b/>
          <w:bCs/>
          <w:i w:val="false"/>
          <w:iCs w:val="false"/>
          <w:color w:val="1A1A1A"/>
          <w:sz w:val="22"/>
          <w:szCs w:val="22"/>
        </w:rPr>
        <w:t xml:space="preserve">procedimiento manual sin código</w:t>
      </w:r>
      <w:r>
        <w:rPr>
          <w:rFonts w:ascii="Liberation Serif" w:cs="Liberation Serif" w:eastAsia="Liberation Serif" w:hAnsi="Liberation Serif"/>
          <w:b w:val="false"/>
          <w:bCs w:val="false"/>
          <w:i w:val="false"/>
          <w:iCs w:val="false"/>
          <w:color w:val="1A1A1A"/>
          <w:sz w:val="22"/>
          <w:szCs w:val="22"/>
        </w:rPr>
        <w:t xml:space="preserve"> para altas y modificaciones; umbrales </w:t>
      </w:r>
      <w:r>
        <w:rPr>
          <w:rFonts w:ascii="Liberation Serif" w:cs="Liberation Serif" w:eastAsia="Liberation Serif" w:hAnsi="Liberation Serif"/>
          <w:b/>
          <w:bCs/>
          <w:i w:val="false"/>
          <w:iCs w:val="false"/>
          <w:color w:val="1A1A1A"/>
          <w:sz w:val="22"/>
          <w:szCs w:val="22"/>
        </w:rPr>
        <w:t xml:space="preserve">Core Web Vitals (LCP &lt; 2.5 s, INP &lt; 200 ms, CLS &lt; 0.1)</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WCAG 2.2 AA</w:t>
      </w:r>
      <w:r>
        <w:rPr>
          <w:rFonts w:ascii="Liberation Serif" w:cs="Liberation Serif" w:eastAsia="Liberation Serif" w:hAnsi="Liberation Serif"/>
          <w:b w:val="false"/>
          <w:bCs w:val="false"/>
          <w:i w:val="false"/>
          <w:iCs w:val="false"/>
          <w:color w:val="1A1A1A"/>
          <w:sz w:val="22"/>
          <w:szCs w:val="22"/>
        </w:rPr>
        <w:t xml:space="preserve">; imágenes AVIF/WebP responsivas; tratamiento de ~</w:t>
      </w:r>
      <w:r>
        <w:rPr>
          <w:rFonts w:ascii="Liberation Serif" w:cs="Liberation Serif" w:eastAsia="Liberation Serif" w:hAnsi="Liberation Serif"/>
          <w:b/>
          <w:bCs/>
          <w:i w:val="false"/>
          <w:iCs w:val="false"/>
          <w:color w:val="1A1A1A"/>
          <w:sz w:val="22"/>
          <w:szCs w:val="22"/>
        </w:rPr>
        <w:t xml:space="preserve">650 fotografías</w:t>
      </w:r>
      <w:r>
        <w:rPr>
          <w:rFonts w:ascii="Liberation Serif" w:cs="Liberation Serif" w:eastAsia="Liberation Serif" w:hAnsi="Liberation Serif"/>
          <w:b w:val="false"/>
          <w:bCs w:val="false"/>
          <w:i w:val="false"/>
          <w:iCs w:val="false"/>
          <w:color w:val="1A1A1A"/>
          <w:sz w:val="22"/>
          <w:szCs w:val="22"/>
        </w:rPr>
        <w:t xml:space="preserve"> del banco de EL CLIENTE; ~</w:t>
      </w:r>
      <w:r>
        <w:rPr>
          <w:rFonts w:ascii="Liberation Serif" w:cs="Liberation Serif" w:eastAsia="Liberation Serif" w:hAnsi="Liberation Serif"/>
          <w:b/>
          <w:bCs/>
          <w:i w:val="false"/>
          <w:iCs w:val="false"/>
          <w:color w:val="1A1A1A"/>
          <w:sz w:val="22"/>
          <w:szCs w:val="22"/>
        </w:rPr>
        <w:t xml:space="preserve">150 imágenes nuevas</w:t>
      </w:r>
      <w:r>
        <w:rPr>
          <w:rFonts w:ascii="Liberation Serif" w:cs="Liberation Serif" w:eastAsia="Liberation Serif" w:hAnsi="Liberation Serif"/>
          <w:b w:val="false"/>
          <w:bCs w:val="false"/>
          <w:i w:val="false"/>
          <w:iCs w:val="false"/>
          <w:color w:val="1A1A1A"/>
          <w:sz w:val="22"/>
          <w:szCs w:val="22"/>
        </w:rPr>
        <w:t xml:space="preserve"> por IA; </w:t>
      </w:r>
      <w:r>
        <w:rPr>
          <w:rFonts w:ascii="Liberation Serif" w:cs="Liberation Serif" w:eastAsia="Liberation Serif" w:hAnsi="Liberation Serif"/>
          <w:b/>
          <w:bCs/>
          <w:i w:val="false"/>
          <w:iCs w:val="false"/>
          <w:color w:val="1A1A1A"/>
          <w:sz w:val="22"/>
          <w:szCs w:val="22"/>
        </w:rPr>
        <w:t xml:space="preserve">12 animaciones</w:t>
      </w:r>
      <w:r>
        <w:rPr>
          <w:rFonts w:ascii="Liberation Serif" w:cs="Liberation Serif" w:eastAsia="Liberation Serif" w:hAnsi="Liberation Serif"/>
          <w:b w:val="false"/>
          <w:bCs w:val="false"/>
          <w:i w:val="false"/>
          <w:iCs w:val="false"/>
          <w:color w:val="1A1A1A"/>
          <w:sz w:val="22"/>
          <w:szCs w:val="22"/>
        </w:rPr>
        <w:t xml:space="preserve"> de 10 s; </w:t>
      </w:r>
      <w:r>
        <w:rPr>
          <w:rFonts w:ascii="Liberation Serif" w:cs="Liberation Serif" w:eastAsia="Liberation Serif" w:hAnsi="Liberation Serif"/>
          <w:b/>
          <w:bCs/>
          <w:i w:val="false"/>
          <w:iCs w:val="false"/>
          <w:color w:val="1A1A1A"/>
          <w:sz w:val="22"/>
          <w:szCs w:val="22"/>
        </w:rPr>
        <w:t xml:space="preserve">1 video institucional</w:t>
      </w:r>
      <w:r>
        <w:rPr>
          <w:rFonts w:ascii="Liberation Serif" w:cs="Liberation Serif" w:eastAsia="Liberation Serif" w:hAnsi="Liberation Serif"/>
          <w:b w:val="false"/>
          <w:bCs w:val="false"/>
          <w:i w:val="false"/>
          <w:iCs w:val="false"/>
          <w:color w:val="1A1A1A"/>
          <w:sz w:val="22"/>
          <w:szCs w:val="22"/>
        </w:rPr>
        <w:t xml:space="preserve"> de 45–60 s para “Bajar de Peso”; </w:t>
      </w:r>
      <w:r>
        <w:rPr>
          <w:rFonts w:ascii="Liberation Serif" w:cs="Liberation Serif" w:eastAsia="Liberation Serif" w:hAnsi="Liberation Serif"/>
          <w:b/>
          <w:bCs/>
          <w:i w:val="false"/>
          <w:iCs w:val="false"/>
          <w:color w:val="1A1A1A"/>
          <w:sz w:val="22"/>
          <w:szCs w:val="22"/>
        </w:rPr>
        <w:t xml:space="preserve">sección de administración sin código (CMS)</w:t>
      </w:r>
      <w:r>
        <w:rPr>
          <w:rFonts w:ascii="Liberation Serif" w:cs="Liberation Serif" w:eastAsia="Liberation Serif" w:hAnsi="Liberation Serif"/>
          <w:b w:val="false"/>
          <w:bCs w:val="false"/>
          <w:i w:val="false"/>
          <w:iCs w:val="false"/>
          <w:color w:val="1A1A1A"/>
          <w:sz w:val="22"/>
          <w:szCs w:val="22"/>
        </w:rPr>
        <w:t xml:space="preserve"> para contenido e imágenes, que incluye la </w:t>
      </w:r>
      <w:r>
        <w:rPr>
          <w:rFonts w:ascii="Liberation Serif" w:cs="Liberation Serif" w:eastAsia="Liberation Serif" w:hAnsi="Liberation Serif"/>
          <w:b/>
          <w:bCs/>
          <w:i w:val="false"/>
          <w:iCs w:val="false"/>
          <w:color w:val="1A1A1A"/>
          <w:sz w:val="22"/>
          <w:szCs w:val="22"/>
        </w:rPr>
        <w:t xml:space="preserve">edición de las coordenadas de cada club</w:t>
      </w:r>
      <w:r>
        <w:rPr>
          <w:rFonts w:ascii="Liberation Serif" w:cs="Liberation Serif" w:eastAsia="Liberation Serif" w:hAnsi="Liberation Serif"/>
          <w:b w:val="false"/>
          <w:bCs w:val="false"/>
          <w:i w:val="false"/>
          <w:iCs w:val="false"/>
          <w:color w:val="1A1A1A"/>
          <w:sz w:val="22"/>
          <w:szCs w:val="22"/>
        </w:rPr>
        <w:t xml:space="preserve"> (las </w:t>
      </w:r>
      <w:r>
        <w:rPr>
          <w:rFonts w:ascii="Liberation Serif" w:cs="Liberation Serif" w:eastAsia="Liberation Serif" w:hAnsi="Liberation Serif"/>
          <w:b/>
          <w:bCs/>
          <w:i w:val="false"/>
          <w:iCs w:val="false"/>
          <w:color w:val="1A1A1A"/>
          <w:sz w:val="22"/>
          <w:szCs w:val="22"/>
        </w:rPr>
        <w:t xml:space="preserve">tarifas, descuentos y promociones no se editan en el CMS</w:t>
      </w:r>
      <w:r>
        <w:rPr>
          <w:rFonts w:ascii="Liberation Serif" w:cs="Liberation Serif" w:eastAsia="Liberation Serif" w:hAnsi="Liberation Serif"/>
          <w:b w:val="false"/>
          <w:bCs w:val="false"/>
          <w:i w:val="false"/>
          <w:iCs w:val="false"/>
          <w:color w:val="1A1A1A"/>
          <w:sz w:val="22"/>
          <w:szCs w:val="22"/>
        </w:rPr>
        <w:t xml:space="preserve">: el motor de precios las </w:t>
      </w:r>
      <w:r>
        <w:rPr>
          <w:rFonts w:ascii="Liberation Serif" w:cs="Liberation Serif" w:eastAsia="Liberation Serif" w:hAnsi="Liberation Serif"/>
          <w:b/>
          <w:bCs/>
          <w:i w:val="false"/>
          <w:iCs w:val="false"/>
          <w:color w:val="1A1A1A"/>
          <w:sz w:val="22"/>
          <w:szCs w:val="22"/>
        </w:rPr>
        <w:t xml:space="preserve">extrae automáticamente del CRM</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funnel de conversión y tablero ejecutivo en tiempo real</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cuatro etapas</w:t>
      </w:r>
      <w:ins w:id="930" w:author="LSSM" w:date="2026-09-10T12:00:00Z">
        <w:r>
          <w:rPr>
            <w:rFonts w:ascii="Liberation Serif" w:cs="Liberation Serif" w:eastAsia="Liberation Serif" w:hAnsi="Liberation Serif"/>
            <w:b/>
            <w:bCs/>
            <w:i w:val="false"/>
            <w:iCs w:val="false"/>
            <w:color w:val="1A1A1A"/>
            <w:sz w:val="22"/>
            <w:szCs w:val="22"/>
          </w:rPr>
          <w:t xml:space="preserve"> comprometidas</w:t>
        </w:r>
      </w:ins>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tráfico → visita guiada agendada → visita guiada proporcionada → nueva membresía</w:t>
      </w:r>
      <w:ins w:id="931" w:author="LSSM" w:date="2026-09-10T12:00:00Z">
        <w:r>
          <w:rPr>
            <w:rFonts w:ascii="Liberation Serif" w:cs="Liberation Serif" w:eastAsia="Liberation Serif" w:hAnsi="Liberation Serif"/>
            <w:b w:val="false"/>
            <w:bCs w:val="false"/>
            <w:i w:val="false"/>
            <w:iCs w:val="false"/>
            <w:color w:val="1A1A1A"/>
            <w:sz w:val="22"/>
            <w:szCs w:val="22"/>
          </w:rPr>
          <w:t xml:space="preserve">, que el tablero presenta como titular; el tablero incorpora además </w:t>
        </w:r>
      </w:ins>
      <w:ins w:id="932" w:author="LSSM" w:date="2026-09-10T12:00:00Z">
        <w:r>
          <w:rPr>
            <w:rFonts w:ascii="Liberation Serif" w:cs="Liberation Serif" w:eastAsia="Liberation Serif" w:hAnsi="Liberation Serif"/>
            <w:b/>
            <w:bCs/>
            <w:i w:val="false"/>
            <w:iCs w:val="false"/>
            <w:color w:val="1A1A1A"/>
            <w:sz w:val="22"/>
            <w:szCs w:val="22"/>
          </w:rPr>
          <w:t xml:space="preserve">etapas de instrumentación operativa</w:t>
        </w:r>
      </w:ins>
      <w:ins w:id="933" w:author="LSSM" w:date="2026-09-10T12:00:00Z">
        <w:r>
          <w:rPr>
            <w:rFonts w:ascii="Liberation Serif" w:cs="Liberation Serif" w:eastAsia="Liberation Serif" w:hAnsi="Liberation Serif"/>
            <w:b w:val="false"/>
            <w:bCs w:val="false"/>
            <w:i w:val="false"/>
            <w:iCs w:val="false"/>
            <w:color w:val="1A1A1A"/>
            <w:sz w:val="22"/>
            <w:szCs w:val="22"/>
          </w:rPr>
          <w:t xml:space="preserve"> —clic al canal de WhatsApp, cuestionario iniciado, cuestionario completado y cancelación de membresía— que </w:t>
        </w:r>
      </w:ins>
      <w:ins w:id="934" w:author="LSSM" w:date="2026-09-10T12:00:00Z">
        <w:r>
          <w:rPr>
            <w:rFonts w:ascii="Liberation Serif" w:cs="Liberation Serif" w:eastAsia="Liberation Serif" w:hAnsi="Liberation Serif"/>
            <w:b/>
            <w:bCs/>
            <w:i w:val="false"/>
            <w:iCs w:val="false"/>
            <w:color w:val="1A1A1A"/>
            <w:sz w:val="22"/>
            <w:szCs w:val="22"/>
          </w:rPr>
          <w:t xml:space="preserve">no amplían el alcance ni los KPIs comprometidos</w:t>
        </w:r>
      </w:ins>
      <w:ins w:id="935" w:author="LSSM" w:date="2026-09-10T12:00:00Z">
        <w:r>
          <w:rPr>
            <w:rFonts w:ascii="Liberation Serif" w:cs="Liberation Serif" w:eastAsia="Liberation Serif" w:hAnsi="Liberation Serif"/>
            <w:b w:val="false"/>
            <w:bCs w:val="false"/>
            <w:i w:val="false"/>
            <w:iCs w:val="false"/>
            <w:color w:val="1A1A1A"/>
            <w:sz w:val="22"/>
            <w:szCs w:val="22"/>
          </w:rPr>
          <w:t xml:space="preserve"> en la Sección IV de este Anexo. La definición operativa de cada etapa, su fuente de datos y el responsable de otorgar cada acceso constan en el documento </w:t>
        </w:r>
      </w:ins>
      <w:ins w:id="936" w:author="LSSM" w:date="2026-09-10T12:00:00Z">
        <w:r>
          <w:rPr>
            <w:rFonts w:ascii="Liberation Serif" w:cs="Liberation Serif" w:eastAsia="Liberation Serif" w:hAnsi="Liberation Serif"/>
            <w:b w:val="false"/>
            <w:bCs w:val="false"/>
            <w:i/>
            <w:iCs/>
            <w:color w:val="1A1A1A"/>
            <w:sz w:val="22"/>
            <w:szCs w:val="22"/>
          </w:rPr>
          <w:t xml:space="preserve">Mapa del Funnel</w:t>
        </w:r>
      </w:ins>
      <w:ins w:id="937" w:author="LSSM" w:date="2026-09-10T12:00:00Z">
        <w:r>
          <w:rPr>
            <w:rFonts w:ascii="Liberation Serif" w:cs="Liberation Serif" w:eastAsia="Liberation Serif" w:hAnsi="Liberation Serif"/>
            <w:b w:val="false"/>
            <w:bCs w:val="false"/>
            <w:i w:val="false"/>
            <w:iCs w:val="false"/>
            <w:color w:val="1A1A1A"/>
            <w:sz w:val="22"/>
            <w:szCs w:val="22"/>
          </w:rPr>
          <w:t xml:space="preserve"> del proyecto, que rige como documento único de medición y no modifica lo pactado en este Anexo</w:t>
        </w:r>
      </w:ins>
      <w:r>
        <w:rPr>
          <w:rFonts w:ascii="Liberation Serif" w:cs="Liberation Serif" w:eastAsia="Liberation Serif" w:hAnsi="Liberation Serif"/>
          <w:b w:val="false"/>
          <w:bCs w:val="false"/>
          <w:i w:val="false"/>
          <w:iCs w:val="false"/>
          <w:color w:val="1A1A1A"/>
          <w:sz w:val="22"/>
          <w:szCs w:val="22"/>
        </w:rPr>
        <w:t xml:space="preserve">—, conectado a las </w:t>
      </w:r>
      <w:r>
        <w:rPr>
          <w:rFonts w:ascii="Liberation Serif" w:cs="Liberation Serif" w:eastAsia="Liberation Serif" w:hAnsi="Liberation Serif"/>
          <w:b/>
          <w:bCs/>
          <w:i w:val="false"/>
          <w:iCs w:val="false"/>
          <w:color w:val="1A1A1A"/>
          <w:sz w:val="22"/>
          <w:szCs w:val="22"/>
        </w:rPr>
        <w:t xml:space="preserve">cuentas de Google</w:t>
      </w:r>
      <w:r>
        <w:rPr>
          <w:rFonts w:ascii="Liberation Serif" w:cs="Liberation Serif" w:eastAsia="Liberation Serif" w:hAnsi="Liberation Serif"/>
          <w:b w:val="false"/>
          <w:bCs w:val="false"/>
          <w:i w:val="false"/>
          <w:iCs w:val="false"/>
          <w:color w:val="1A1A1A"/>
          <w:sz w:val="22"/>
          <w:szCs w:val="22"/>
        </w:rPr>
        <w:t xml:space="preserve"> (GA4 y Search Console) para tráfico y métricas on-page (</w:t>
      </w:r>
      <w:r>
        <w:rPr>
          <w:rFonts w:ascii="Liberation Serif" w:cs="Liberation Serif" w:eastAsia="Liberation Serif" w:hAnsi="Liberation Serif"/>
          <w:b/>
          <w:bCs/>
          <w:i w:val="false"/>
          <w:iCs w:val="false"/>
          <w:color w:val="1A1A1A"/>
          <w:sz w:val="22"/>
          <w:szCs w:val="22"/>
        </w:rPr>
        <w:t xml:space="preserve">tiempo en página, punto de salida y conversión tráfico → visita agendada</w:t>
      </w:r>
      <w:r>
        <w:rPr>
          <w:rFonts w:ascii="Liberation Serif" w:cs="Liberation Serif" w:eastAsia="Liberation Serif" w:hAnsi="Liberation Serif"/>
          <w:b w:val="false"/>
          <w:bCs w:val="false"/>
          <w:i w:val="false"/>
          <w:iCs w:val="false"/>
          <w:color w:val="1A1A1A"/>
          <w:sz w:val="22"/>
          <w:szCs w:val="22"/>
        </w:rPr>
        <w:t xml:space="preserve">) y al </w:t>
      </w:r>
      <w:r>
        <w:rPr>
          <w:rFonts w:ascii="Liberation Serif" w:cs="Liberation Serif" w:eastAsia="Liberation Serif" w:hAnsi="Liberation Serif"/>
          <w:b/>
          <w:bCs/>
          <w:i w:val="false"/>
          <w:iCs w:val="false"/>
          <w:color w:val="1A1A1A"/>
          <w:sz w:val="22"/>
          <w:szCs w:val="22"/>
        </w:rPr>
        <w:t xml:space="preserve">CRM (vía middleware)</w:t>
      </w:r>
      <w:r>
        <w:rPr>
          <w:rFonts w:ascii="Liberation Serif" w:cs="Liberation Serif" w:eastAsia="Liberation Serif" w:hAnsi="Liberation Serif"/>
          <w:b w:val="false"/>
          <w:bCs w:val="false"/>
          <w:i w:val="false"/>
          <w:iCs w:val="false"/>
          <w:color w:val="1A1A1A"/>
          <w:sz w:val="22"/>
          <w:szCs w:val="22"/>
        </w:rPr>
        <w:t xml:space="preserve"> para las etapas de </w:t>
      </w:r>
      <w:r>
        <w:rPr>
          <w:rFonts w:ascii="Liberation Serif" w:cs="Liberation Serif" w:eastAsia="Liberation Serif" w:hAnsi="Liberation Serif"/>
          <w:b/>
          <w:bCs/>
          <w:i w:val="false"/>
          <w:iCs w:val="false"/>
          <w:color w:val="1A1A1A"/>
          <w:sz w:val="22"/>
          <w:szCs w:val="22"/>
        </w:rPr>
        <w:t xml:space="preserve">visita proporcionada</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nueva membresía</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consola interna de captación de leads</w:t>
      </w:r>
      <w:r>
        <w:rPr>
          <w:rFonts w:ascii="Liberation Serif" w:cs="Liberation Serif" w:eastAsia="Liberation Serif" w:hAnsi="Liberation Serif"/>
          <w:b w:val="false"/>
          <w:bCs w:val="false"/>
          <w:i w:val="false"/>
          <w:iCs w:val="false"/>
          <w:color w:val="1A1A1A"/>
          <w:sz w:val="22"/>
          <w:szCs w:val="22"/>
        </w:rPr>
        <w:t xml:space="preserve"> de </w:t>
      </w:r>
      <w:r>
        <w:rPr>
          <w:rFonts w:ascii="Liberation Serif" w:cs="Liberation Serif" w:eastAsia="Liberation Serif" w:hAnsi="Liberation Serif"/>
          <w:b/>
          <w:bCs/>
          <w:i w:val="false"/>
          <w:iCs w:val="false"/>
          <w:color w:val="1A1A1A"/>
          <w:sz w:val="22"/>
          <w:szCs w:val="22"/>
        </w:rPr>
        <w:t xml:space="preserve">acceso restringido a personal autorizado</w:t>
      </w:r>
      <w:r>
        <w:rPr>
          <w:rFonts w:ascii="Liberation Serif" w:cs="Liberation Serif" w:eastAsia="Liberation Serif" w:hAnsi="Liberation Serif"/>
          <w:b w:val="false"/>
          <w:bCs w:val="false"/>
          <w:i w:val="false"/>
          <w:iCs w:val="false"/>
          <w:color w:val="1A1A1A"/>
          <w:sz w:val="22"/>
          <w:szCs w:val="22"/>
        </w:rPr>
        <w:t xml:space="preserve"> (operadores telefónicos, asesores de club y quien EL CLIENTE designe) que aplica el </w:t>
      </w:r>
      <w:r>
        <w:rPr>
          <w:rFonts w:ascii="Liberation Serif" w:cs="Liberation Serif" w:eastAsia="Liberation Serif" w:hAnsi="Liberation Serif"/>
          <w:b/>
          <w:bCs/>
          <w:i w:val="false"/>
          <w:iCs w:val="false"/>
          <w:color w:val="1A1A1A"/>
          <w:sz w:val="22"/>
          <w:szCs w:val="22"/>
        </w:rPr>
        <w:t xml:space="preserve">mismo cuestionario</w:t>
      </w:r>
      <w:r>
        <w:rPr>
          <w:rFonts w:ascii="Liberation Serif" w:cs="Liberation Serif" w:eastAsia="Liberation Serif" w:hAnsi="Liberation Serif"/>
          <w:b w:val="false"/>
          <w:bCs w:val="false"/>
          <w:i w:val="false"/>
          <w:iCs w:val="false"/>
          <w:color w:val="1A1A1A"/>
          <w:sz w:val="22"/>
          <w:szCs w:val="22"/>
        </w:rPr>
        <w:t xml:space="preserve"> y registra el lead en el CRM por la </w:t>
      </w:r>
      <w:r>
        <w:rPr>
          <w:rFonts w:ascii="Liberation Serif" w:cs="Liberation Serif" w:eastAsia="Liberation Serif" w:hAnsi="Liberation Serif"/>
          <w:b/>
          <w:bCs/>
          <w:i w:val="false"/>
          <w:iCs w:val="false"/>
          <w:color w:val="1A1A1A"/>
          <w:sz w:val="22"/>
          <w:szCs w:val="22"/>
        </w:rPr>
        <w:t xml:space="preserve">misma escritura idempotente</w:t>
      </w:r>
      <w:r>
        <w:rPr>
          <w:rFonts w:ascii="Liberation Serif" w:cs="Liberation Serif" w:eastAsia="Liberation Serif" w:hAnsi="Liberation Serif"/>
          <w:b w:val="false"/>
          <w:bCs w:val="false"/>
          <w:i w:val="false"/>
          <w:iCs w:val="false"/>
          <w:color w:val="1A1A1A"/>
          <w:sz w:val="22"/>
          <w:szCs w:val="22"/>
        </w:rPr>
        <w:t xml:space="preserve"> que el sitio y “BES”, para </w:t>
      </w:r>
      <w:r>
        <w:rPr>
          <w:rFonts w:ascii="Liberation Serif" w:cs="Liberation Serif" w:eastAsia="Liberation Serif" w:hAnsi="Liberation Serif"/>
          <w:b/>
          <w:bCs/>
          <w:i w:val="false"/>
          <w:iCs w:val="false"/>
          <w:color w:val="1A1A1A"/>
          <w:sz w:val="22"/>
          <w:szCs w:val="22"/>
        </w:rPr>
        <w:t xml:space="preserve">armonizar la captación de leads</w:t>
      </w:r>
      <w:r>
        <w:rPr>
          <w:rFonts w:ascii="Liberation Serif" w:cs="Liberation Serif" w:eastAsia="Liberation Serif" w:hAnsi="Liberation Serif"/>
          <w:b w:val="false"/>
          <w:bCs w:val="false"/>
          <w:i w:val="false"/>
          <w:iCs w:val="false"/>
          <w:color w:val="1A1A1A"/>
          <w:sz w:val="22"/>
          <w:szCs w:val="22"/>
        </w:rPr>
        <w:t xml:space="preserve"> en toda la operación; migración con 301 y corrección de los 136 enlaces rotos; migración de DNS con TTL reducido 24 horas antes; y lanzamiento en firme con monitoreo activo 48 horas, seguido </w:t>
      </w:r>
      <w:del w:id="938" w:author="LSSM" w:date="2026-09-10T12:00:00Z">
        <w:r>
          <w:rPr>
            <w:rFonts w:ascii="Liberation Serif" w:cs="Liberation Serif" w:eastAsia="Liberation Serif" w:hAnsi="Liberation Serif"/>
            <w:b w:val="false"/>
            <w:bCs w:val="false"/>
            <w:i w:val="false"/>
            <w:iCs w:val="false"/>
            <w:color w:val="1A1A1A"/>
            <w:sz w:val="22"/>
            <w:szCs w:val="22"/>
          </w:rPr>
          <w:delText xml:space="preserve">de una etapa de estabilización de 2 a 4 semanas</w:delText>
        </w:r>
      </w:del>
      <w:ins w:id="939" w:author="LSSM" w:date="2026-09-10T12:00:00Z">
        <w:r>
          <w:rPr>
            <w:rFonts w:ascii="Liberation Serif" w:cs="Liberation Serif" w:eastAsia="Liberation Serif" w:hAnsi="Liberation Serif"/>
            <w:b w:val="false"/>
            <w:bCs w:val="false"/>
            <w:i w:val="false"/>
            <w:iCs w:val="false"/>
            <w:color w:val="1A1A1A"/>
            <w:sz w:val="22"/>
            <w:szCs w:val="22"/>
          </w:rPr>
          <w:t xml:space="preserve">del </w:t>
        </w:r>
      </w:ins>
      <w:ins w:id="940" w:author="LSSM" w:date="2026-09-10T12:00:00Z">
        <w:r>
          <w:rPr>
            <w:rFonts w:ascii="Liberation Serif" w:cs="Liberation Serif" w:eastAsia="Liberation Serif" w:hAnsi="Liberation Serif"/>
            <w:b/>
            <w:bCs/>
            <w:i w:val="false"/>
            <w:iCs w:val="false"/>
            <w:color w:val="1A1A1A"/>
            <w:sz w:val="22"/>
            <w:szCs w:val="22"/>
          </w:rPr>
          <w:t xml:space="preserve">Periodo de Estabilización de 6 (seis) semanas</w:t>
        </w:r>
      </w:ins>
      <w:ins w:id="941" w:author="LSSM" w:date="2026-09-10T12:00:00Z">
        <w:r>
          <w:rPr>
            <w:rFonts w:ascii="Liberation Serif" w:cs="Liberation Serif" w:eastAsia="Liberation Serif" w:hAnsi="Liberation Serif"/>
            <w:b w:val="false"/>
            <w:bCs w:val="false"/>
            <w:i w:val="false"/>
            <w:iCs w:val="false"/>
            <w:color w:val="1A1A1A"/>
            <w:sz w:val="22"/>
            <w:szCs w:val="22"/>
          </w:rPr>
          <w:t xml:space="preserve"> (Cláusula Primera y Anexo Cinco, apartado V)</w:t>
        </w:r>
      </w:ins>
      <w:r>
        <w:rPr>
          <w:rFonts w:ascii="Liberation Serif" w:cs="Liberation Serif" w:eastAsia="Liberation Serif" w:hAnsi="Liberation Serif"/>
          <w:b w:val="false"/>
          <w:bCs w:val="false"/>
          <w:i w:val="false"/>
          <w:iCs w:val="false"/>
          <w:color w:val="1A1A1A"/>
          <w:sz w:val="22"/>
          <w:szCs w:val="22"/>
        </w:rPr>
        <w:t xml:space="preserve"> con atención reforzada y corrección</w:t>
      </w:r>
      <w:ins w:id="942" w:author="LSSM" w:date="2026-09-10T12:00:00Z">
        <w:r>
          <w:rPr>
            <w:rFonts w:ascii="Liberation Serif" w:cs="Liberation Serif" w:eastAsia="Liberation Serif" w:hAnsi="Liberation Serif"/>
            <w:b w:val="false"/>
            <w:bCs w:val="false"/>
            <w:i w:val="false"/>
            <w:iCs w:val="false"/>
            <w:color w:val="1A1A1A"/>
            <w:sz w:val="22"/>
            <w:szCs w:val="22"/>
          </w:rPr>
          <w:t xml:space="preserve"> de los defectos respecto de las especificaciones de este Anexo y</w:t>
        </w:r>
      </w:ins>
      <w:r>
        <w:rPr>
          <w:rFonts w:ascii="Liberation Serif" w:cs="Liberation Serif" w:eastAsia="Liberation Serif" w:hAnsi="Liberation Serif"/>
          <w:b w:val="false"/>
          <w:bCs w:val="false"/>
          <w:i w:val="false"/>
          <w:iCs w:val="false"/>
          <w:color w:val="1A1A1A"/>
          <w:sz w:val="22"/>
          <w:szCs w:val="22"/>
        </w:rPr>
        <w:t xml:space="preserve"> de los ajustes derivados del tráfico real, sin consumir la bolsa de horas de mejora.</w:t>
      </w:r>
    </w:p>
    <w:p>
      <w:pPr>
        <w:pStyle w:val="Heading3"/>
        <w:keepNext/>
        <w:spacing w:after="100" w:before="200"/>
      </w:pPr>
      <w:r>
        <w:rPr>
          <w:rFonts w:ascii="Liberation Serif" w:cs="Liberation Serif" w:eastAsia="Liberation Serif" w:hAnsi="Liberation Serif"/>
          <w:b/>
          <w:bCs/>
          <w:i w:val="false"/>
          <w:iCs w:val="false"/>
          <w:color w:val="1A1A1A"/>
          <w:sz w:val="22"/>
          <w:szCs w:val="22"/>
        </w:rPr>
        <w:t xml:space="preserve">I.4 Cronograma de </w:t>
      </w:r>
      <w:del w:id="943" w:author="LSSM" w:date="2026-09-10T12:00:00Z">
        <w:r>
          <w:rPr>
            <w:rFonts w:ascii="Liberation Serif" w:cs="Liberation Serif" w:eastAsia="Liberation Serif" w:hAnsi="Liberation Serif"/>
            <w:b/>
            <w:bCs/>
            <w:i w:val="false"/>
            <w:iCs w:val="false"/>
            <w:color w:val="1A1A1A"/>
            <w:sz w:val="22"/>
            <w:szCs w:val="22"/>
          </w:rPr>
          <w:delText xml:space="preserve">8</w:delText>
        </w:r>
      </w:del>
      <w:ins w:id="944" w:author="LSSM" w:date="2026-09-10T12:00:00Z">
        <w:r>
          <w:rPr>
            <w:rFonts w:ascii="Liberation Serif" w:cs="Liberation Serif" w:eastAsia="Liberation Serif" w:hAnsi="Liberation Serif"/>
            <w:b/>
            <w:bCs/>
            <w:i w:val="false"/>
            <w:iCs w:val="false"/>
            <w:color w:val="1A1A1A"/>
            <w:sz w:val="22"/>
            <w:szCs w:val="22"/>
          </w:rPr>
          <w:t xml:space="preserve">10</w:t>
        </w:r>
      </w:ins>
      <w:r>
        <w:rPr>
          <w:rFonts w:ascii="Liberation Serif" w:cs="Liberation Serif" w:eastAsia="Liberation Serif" w:hAnsi="Liberation Serif"/>
          <w:b/>
          <w:bCs/>
          <w:i w:val="false"/>
          <w:iCs w:val="false"/>
          <w:color w:val="1A1A1A"/>
          <w:sz w:val="22"/>
          <w:szCs w:val="22"/>
        </w:rPr>
        <w:t xml:space="preserve"> semanas y aprobaciones a cargo de EL CLIENTE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246"/>
        <w:gridCol w:w="1583"/>
        <w:gridCol w:w="1253"/>
        <w:gridCol w:w="1912"/>
        <w:gridCol w:w="3364"/>
      </w:tblGrid>
      <w:tr>
        <w:trPr>
          <w:cantSplit/>
          <w:tblHeader/>
        </w:trPr>
        <w:tc>
          <w:tcPr>
            <w:tcW w:type="dxa" w:w="124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Aprobación</w:t>
            </w:r>
          </w:p>
        </w:tc>
        <w:tc>
          <w:tcPr>
            <w:tcW w:type="dxa" w:w="158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Hito</w:t>
            </w:r>
          </w:p>
        </w:tc>
        <w:tc>
          <w:tcPr>
            <w:tcW w:type="dxa" w:w="12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Momento</w:t>
            </w:r>
          </w:p>
        </w:tc>
        <w:tc>
          <w:tcPr>
            <w:tcW w:type="dxa" w:w="1912"/>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Plazo de respuesta</w:t>
            </w:r>
          </w:p>
        </w:tc>
        <w:tc>
          <w:tcPr>
            <w:tcW w:type="dxa" w:w="3364"/>
            <w:shd w:fill="EEF2F5" w:color="auto" w:val="clear"/>
            <w:tcMar>
              <w:top w:type="dxa" w:w="60"/>
              <w:left w:type="dxa" w:w="90"/>
              <w:bottom w:type="dxa" w:w="60"/>
              <w:right w:type="dxa" w:w="90"/>
            </w:tcMar>
            <w:vAlign w:val="top"/>
          </w:tcPr>
          <w:p>
            <w:pPr>
              <w:spacing w:after="0" w:line="252"/>
            </w:pPr>
            <w:ins w:id="945" w:author="LSSM" w:date="2026-09-10T12:00:00Z">
              <w:r>
                <w:rPr>
                  <w:rFonts w:ascii="Liberation Serif" w:cs="Liberation Serif" w:eastAsia="Liberation Serif" w:hAnsi="Liberation Serif"/>
                  <w:b/>
                  <w:bCs/>
                  <w:i w:val="false"/>
                  <w:iCs w:val="false"/>
                  <w:color w:val="1A1A1A"/>
                  <w:sz w:val="19"/>
                  <w:szCs w:val="19"/>
                </w:rPr>
                <w:t xml:space="preserve">Valor de etapa (para efectos de la Cláusula Décima)</w:t>
              </w:r>
            </w:ins>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1</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Diseño / página pilar</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w:t>
            </w:r>
            <w:del w:id="946" w:author="LSSM" w:date="2026-09-10T12:00:00Z">
              <w:r>
                <w:rPr>
                  <w:rFonts w:ascii="Liberation Serif" w:cs="Liberation Serif" w:eastAsia="Liberation Serif" w:hAnsi="Liberation Serif"/>
                  <w:b w:val="false"/>
                  <w:bCs w:val="false"/>
                  <w:i w:val="false"/>
                  <w:iCs w:val="false"/>
                  <w:color w:val="1A1A1A"/>
                  <w:sz w:val="19"/>
                  <w:szCs w:val="19"/>
                </w:rPr>
                <w:delText xml:space="preserve">2</w:delText>
              </w:r>
            </w:del>
            <w:ins w:id="947" w:author="LSSM" w:date="2026-09-10T12:00:00Z">
              <w:r>
                <w:rPr>
                  <w:rFonts w:ascii="Liberation Serif" w:cs="Liberation Serif" w:eastAsia="Liberation Serif" w:hAnsi="Liberation Serif"/>
                  <w:b w:val="false"/>
                  <w:bCs w:val="false"/>
                  <w:i w:val="false"/>
                  <w:iCs w:val="false"/>
                  <w:color w:val="1A1A1A"/>
                  <w:sz w:val="19"/>
                  <w:szCs w:val="19"/>
                </w:rPr>
                <w:t xml:space="preserve">3</w:t>
              </w:r>
            </w:ins>
          </w:p>
        </w:tc>
        <w:tc>
          <w:tcPr>
            <w:tcW w:type="dxa" w:w="1912"/>
            <w:tcMar>
              <w:top w:type="dxa" w:w="60"/>
              <w:left w:type="dxa" w:w="90"/>
              <w:bottom w:type="dxa" w:w="60"/>
              <w:right w:type="dxa" w:w="90"/>
            </w:tcMar>
            <w:vAlign w:val="top"/>
          </w:tcPr>
          <w:p>
            <w:pPr>
              <w:spacing w:after="0" w:line="252"/>
            </w:pPr>
            <w:del w:id="948" w:author="LSSM" w:date="2026-09-10T12:00:00Z">
              <w:r>
                <w:rPr>
                  <w:rFonts w:ascii="Liberation Serif" w:cs="Liberation Serif" w:eastAsia="Liberation Serif" w:hAnsi="Liberation Serif"/>
                  <w:b w:val="false"/>
                  <w:bCs w:val="false"/>
                  <w:i w:val="false"/>
                  <w:iCs w:val="false"/>
                  <w:color w:val="1A1A1A"/>
                  <w:sz w:val="19"/>
                  <w:szCs w:val="19"/>
                </w:rPr>
                <w:delText xml:space="preserve">48 horas</w:delText>
              </w:r>
            </w:del>
            <w:ins w:id="949" w:author="LSSM" w:date="2026-09-10T12:00:00Z">
              <w:r>
                <w:rPr>
                  <w:rFonts w:ascii="Liberation Serif" w:cs="Liberation Serif" w:eastAsia="Liberation Serif" w:hAnsi="Liberation Serif"/>
                  <w:b w:val="false"/>
                  <w:bCs w:val="false"/>
                  <w:i w:val="false"/>
                  <w:iCs w:val="false"/>
                  <w:color w:val="1A1A1A"/>
                  <w:sz w:val="19"/>
                  <w:szCs w:val="19"/>
                </w:rPr>
                <w:t xml:space="preserve">6 días</w:t>
              </w:r>
            </w:ins>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ins w:id="950" w:author="LSSM" w:date="2026-09-10T12:00:00Z">
              <w:r>
                <w:rPr>
                  <w:rFonts w:ascii="Liberation Serif" w:cs="Liberation Serif" w:eastAsia="Liberation Serif" w:hAnsi="Liberation Serif"/>
                  <w:b w:val="false"/>
                  <w:bCs w:val="false"/>
                  <w:i w:val="false"/>
                  <w:iCs w:val="false"/>
                  <w:color w:val="1A1A1A"/>
                  <w:sz w:val="19"/>
                  <w:szCs w:val="19"/>
                </w:rPr>
                <w:t xml:space="preserve">15% del Pago Único del Proyecto A</w:t>
              </w:r>
            </w:ins>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2</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50% del sitio construido</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Fin de la Semana </w:t>
            </w:r>
            <w:del w:id="951" w:author="LSSM" w:date="2026-09-10T12:00:00Z">
              <w:r>
                <w:rPr>
                  <w:rFonts w:ascii="Liberation Serif" w:cs="Liberation Serif" w:eastAsia="Liberation Serif" w:hAnsi="Liberation Serif"/>
                  <w:b w:val="false"/>
                  <w:bCs w:val="false"/>
                  <w:i w:val="false"/>
                  <w:iCs w:val="false"/>
                  <w:color w:val="1A1A1A"/>
                  <w:sz w:val="19"/>
                  <w:szCs w:val="19"/>
                </w:rPr>
                <w:delText xml:space="preserve">4</w:delText>
              </w:r>
            </w:del>
            <w:ins w:id="952" w:author="LSSM" w:date="2026-09-10T12:00:00Z">
              <w:r>
                <w:rPr>
                  <w:rFonts w:ascii="Liberation Serif" w:cs="Liberation Serif" w:eastAsia="Liberation Serif" w:hAnsi="Liberation Serif"/>
                  <w:b w:val="false"/>
                  <w:bCs w:val="false"/>
                  <w:i w:val="false"/>
                  <w:iCs w:val="false"/>
                  <w:color w:val="1A1A1A"/>
                  <w:sz w:val="19"/>
                  <w:szCs w:val="19"/>
                </w:rPr>
                <w:t xml:space="preserve">5</w:t>
              </w:r>
            </w:ins>
          </w:p>
        </w:tc>
        <w:tc>
          <w:tcPr>
            <w:tcW w:type="dxa" w:w="1912"/>
            <w:tcMar>
              <w:top w:type="dxa" w:w="60"/>
              <w:left w:type="dxa" w:w="90"/>
              <w:bottom w:type="dxa" w:w="60"/>
              <w:right w:type="dxa" w:w="90"/>
            </w:tcMar>
            <w:vAlign w:val="top"/>
          </w:tcPr>
          <w:p>
            <w:pPr>
              <w:spacing w:after="0" w:line="252"/>
            </w:pPr>
            <w:del w:id="953" w:author="LSSM" w:date="2026-09-10T12:00:00Z">
              <w:r>
                <w:rPr>
                  <w:rFonts w:ascii="Liberation Serif" w:cs="Liberation Serif" w:eastAsia="Liberation Serif" w:hAnsi="Liberation Serif"/>
                  <w:b w:val="false"/>
                  <w:bCs w:val="false"/>
                  <w:i w:val="false"/>
                  <w:iCs w:val="false"/>
                  <w:color w:val="1A1A1A"/>
                  <w:sz w:val="19"/>
                  <w:szCs w:val="19"/>
                </w:rPr>
                <w:delText xml:space="preserve">48 horas</w:delText>
              </w:r>
            </w:del>
            <w:ins w:id="954" w:author="LSSM" w:date="2026-09-10T12:00:00Z">
              <w:r>
                <w:rPr>
                  <w:rFonts w:ascii="Liberation Serif" w:cs="Liberation Serif" w:eastAsia="Liberation Serif" w:hAnsi="Liberation Serif"/>
                  <w:b w:val="false"/>
                  <w:bCs w:val="false"/>
                  <w:i w:val="false"/>
                  <w:iCs w:val="false"/>
                  <w:color w:val="1A1A1A"/>
                  <w:sz w:val="19"/>
                  <w:szCs w:val="19"/>
                </w:rPr>
                <w:t xml:space="preserve">6 días</w:t>
              </w:r>
            </w:ins>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ins w:id="955" w:author="LSSM" w:date="2026-09-10T12:00:00Z">
              <w:r>
                <w:rPr>
                  <w:rFonts w:ascii="Liberation Serif" w:cs="Liberation Serif" w:eastAsia="Liberation Serif" w:hAnsi="Liberation Serif"/>
                  <w:b w:val="false"/>
                  <w:bCs w:val="false"/>
                  <w:i w:val="false"/>
                  <w:iCs w:val="false"/>
                  <w:color w:val="1A1A1A"/>
                  <w:sz w:val="19"/>
                  <w:szCs w:val="19"/>
                </w:rPr>
                <w:t xml:space="preserve">35% del Pago Único del Proyecto A</w:t>
              </w:r>
            </w:ins>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3</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Pre-lanzamiento</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w:t>
            </w:r>
            <w:del w:id="956" w:author="LSSM" w:date="2026-09-10T12:00:00Z">
              <w:r>
                <w:rPr>
                  <w:rFonts w:ascii="Liberation Serif" w:cs="Liberation Serif" w:eastAsia="Liberation Serif" w:hAnsi="Liberation Serif"/>
                  <w:b w:val="false"/>
                  <w:bCs w:val="false"/>
                  <w:i w:val="false"/>
                  <w:iCs w:val="false"/>
                  <w:color w:val="1A1A1A"/>
                  <w:sz w:val="19"/>
                  <w:szCs w:val="19"/>
                </w:rPr>
                <w:delText xml:space="preserve">7</w:delText>
              </w:r>
            </w:del>
            <w:ins w:id="957" w:author="LSSM" w:date="2026-09-10T12:00:00Z">
              <w:r>
                <w:rPr>
                  <w:rFonts w:ascii="Liberation Serif" w:cs="Liberation Serif" w:eastAsia="Liberation Serif" w:hAnsi="Liberation Serif"/>
                  <w:b w:val="false"/>
                  <w:bCs w:val="false"/>
                  <w:i w:val="false"/>
                  <w:iCs w:val="false"/>
                  <w:color w:val="1A1A1A"/>
                  <w:sz w:val="19"/>
                  <w:szCs w:val="19"/>
                </w:rPr>
                <w:t xml:space="preserve">9</w:t>
              </w:r>
            </w:ins>
          </w:p>
        </w:tc>
        <w:tc>
          <w:tcPr>
            <w:tcW w:type="dxa" w:w="1912"/>
            <w:tcMar>
              <w:top w:type="dxa" w:w="60"/>
              <w:left w:type="dxa" w:w="90"/>
              <w:bottom w:type="dxa" w:w="60"/>
              <w:right w:type="dxa" w:w="90"/>
            </w:tcMar>
            <w:vAlign w:val="top"/>
          </w:tcPr>
          <w:p>
            <w:pPr>
              <w:spacing w:after="0" w:line="252"/>
            </w:pPr>
            <w:del w:id="958" w:author="LSSM" w:date="2026-09-10T12:00:00Z">
              <w:r>
                <w:rPr>
                  <w:rFonts w:ascii="Liberation Serif" w:cs="Liberation Serif" w:eastAsia="Liberation Serif" w:hAnsi="Liberation Serif"/>
                  <w:b w:val="false"/>
                  <w:bCs w:val="false"/>
                  <w:i w:val="false"/>
                  <w:iCs w:val="false"/>
                  <w:color w:val="1A1A1A"/>
                  <w:sz w:val="19"/>
                  <w:szCs w:val="19"/>
                </w:rPr>
                <w:delText xml:space="preserve">48 horas</w:delText>
              </w:r>
            </w:del>
            <w:ins w:id="959" w:author="LSSM" w:date="2026-09-10T12:00:00Z">
              <w:r>
                <w:rPr>
                  <w:rFonts w:ascii="Liberation Serif" w:cs="Liberation Serif" w:eastAsia="Liberation Serif" w:hAnsi="Liberation Serif"/>
                  <w:b w:val="false"/>
                  <w:bCs w:val="false"/>
                  <w:i w:val="false"/>
                  <w:iCs w:val="false"/>
                  <w:color w:val="1A1A1A"/>
                  <w:sz w:val="19"/>
                  <w:szCs w:val="19"/>
                </w:rPr>
                <w:t xml:space="preserve">6 días</w:t>
              </w:r>
            </w:ins>
            <w:r>
              <w:rPr>
                <w:rFonts w:ascii="Liberation Serif" w:cs="Liberation Serif" w:eastAsia="Liberation Serif" w:hAnsi="Liberation Serif"/>
                <w:b w:val="false"/>
                <w:bCs w:val="false"/>
                <w:i w:val="false"/>
                <w:iCs w:val="false"/>
                <w:color w:val="1A1A1A"/>
                <w:sz w:val="19"/>
                <w:szCs w:val="19"/>
              </w:rPr>
              <w:t xml:space="preserve"> hábiles</w:t>
            </w:r>
          </w:p>
        </w:tc>
        <w:tc>
          <w:tcPr>
            <w:tcW w:type="dxa" w:w="3364"/>
            <w:tcMar>
              <w:top w:type="dxa" w:w="60"/>
              <w:left w:type="dxa" w:w="90"/>
              <w:bottom w:type="dxa" w:w="60"/>
              <w:right w:type="dxa" w:w="90"/>
            </w:tcMar>
            <w:vAlign w:val="top"/>
          </w:tcPr>
          <w:p>
            <w:pPr>
              <w:spacing w:after="0" w:line="252"/>
            </w:pPr>
            <w:ins w:id="960" w:author="LSSM" w:date="2026-09-10T12:00:00Z">
              <w:r>
                <w:rPr>
                  <w:rFonts w:ascii="Liberation Serif" w:cs="Liberation Serif" w:eastAsia="Liberation Serif" w:hAnsi="Liberation Serif"/>
                  <w:b w:val="false"/>
                  <w:bCs w:val="false"/>
                  <w:i w:val="false"/>
                  <w:iCs w:val="false"/>
                  <w:color w:val="1A1A1A"/>
                  <w:sz w:val="19"/>
                  <w:szCs w:val="19"/>
                </w:rPr>
                <w:t xml:space="preserve">35% del Pago Único del Proyecto A</w:t>
              </w:r>
            </w:ins>
          </w:p>
        </w:tc>
      </w:tr>
      <w:tr>
        <w:trPr>
          <w:cantSplit/>
          <w:tblHeader w:val="false"/>
        </w:trPr>
        <w:tc>
          <w:tcPr>
            <w:tcW w:type="dxa" w:w="124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Aprobación 4</w:t>
            </w:r>
          </w:p>
        </w:tc>
        <w:tc>
          <w:tcPr>
            <w:tcW w:type="dxa" w:w="158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Lanzamiento en firme</w:t>
            </w:r>
          </w:p>
        </w:tc>
        <w:tc>
          <w:tcPr>
            <w:tcW w:type="dxa" w:w="12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Semana </w:t>
            </w:r>
            <w:del w:id="961" w:author="LSSM" w:date="2026-09-10T12:00:00Z">
              <w:r>
                <w:rPr>
                  <w:rFonts w:ascii="Liberation Serif" w:cs="Liberation Serif" w:eastAsia="Liberation Serif" w:hAnsi="Liberation Serif"/>
                  <w:b w:val="false"/>
                  <w:bCs w:val="false"/>
                  <w:i w:val="false"/>
                  <w:iCs w:val="false"/>
                  <w:color w:val="1A1A1A"/>
                  <w:sz w:val="19"/>
                  <w:szCs w:val="19"/>
                </w:rPr>
                <w:delText xml:space="preserve">8</w:delText>
              </w:r>
            </w:del>
            <w:ins w:id="962" w:author="LSSM" w:date="2026-09-10T12:00:00Z">
              <w:r>
                <w:rPr>
                  <w:rFonts w:ascii="Liberation Serif" w:cs="Liberation Serif" w:eastAsia="Liberation Serif" w:hAnsi="Liberation Serif"/>
                  <w:b w:val="false"/>
                  <w:bCs w:val="false"/>
                  <w:i w:val="false"/>
                  <w:iCs w:val="false"/>
                  <w:color w:val="1A1A1A"/>
                  <w:sz w:val="19"/>
                  <w:szCs w:val="19"/>
                </w:rPr>
                <w:t xml:space="preserve">10</w:t>
              </w:r>
            </w:ins>
          </w:p>
        </w:tc>
        <w:tc>
          <w:tcPr>
            <w:tcW w:type="dxa" w:w="1912"/>
            <w:tcMar>
              <w:top w:type="dxa" w:w="60"/>
              <w:left w:type="dxa" w:w="90"/>
              <w:bottom w:type="dxa" w:w="60"/>
              <w:right w:type="dxa" w:w="90"/>
            </w:tcMar>
            <w:vAlign w:val="top"/>
          </w:tcPr>
          <w:p>
            <w:pPr>
              <w:spacing w:after="0" w:line="252"/>
            </w:pPr>
            <w:del w:id="963" w:author="LSSM" w:date="2026-09-10T12:00:00Z">
              <w:r>
                <w:rPr>
                  <w:rFonts w:ascii="Liberation Serif" w:cs="Liberation Serif" w:eastAsia="Liberation Serif" w:hAnsi="Liberation Serif"/>
                  <w:b w:val="false"/>
                  <w:bCs w:val="false"/>
                  <w:i w:val="false"/>
                  <w:iCs w:val="false"/>
                  <w:color w:val="1A1A1A"/>
                  <w:sz w:val="19"/>
                  <w:szCs w:val="19"/>
                </w:rPr>
                <w:delText xml:space="preserve">Mismo día hábil</w:delText>
              </w:r>
            </w:del>
            <w:ins w:id="964" w:author="LSSM" w:date="2026-09-10T12:00:00Z">
              <w:r>
                <w:rPr>
                  <w:rFonts w:ascii="Liberation Serif" w:cs="Liberation Serif" w:eastAsia="Liberation Serif" w:hAnsi="Liberation Serif"/>
                  <w:b w:val="false"/>
                  <w:bCs w:val="false"/>
                  <w:i w:val="false"/>
                  <w:iCs w:val="false"/>
                  <w:color w:val="1A1A1A"/>
                  <w:sz w:val="19"/>
                  <w:szCs w:val="19"/>
                </w:rPr>
                <w:t xml:space="preserve">6 días hábiles</w:t>
              </w:r>
            </w:ins>
          </w:p>
        </w:tc>
        <w:tc>
          <w:tcPr>
            <w:tcW w:type="dxa" w:w="3364"/>
            <w:tcMar>
              <w:top w:type="dxa" w:w="60"/>
              <w:left w:type="dxa" w:w="90"/>
              <w:bottom w:type="dxa" w:w="60"/>
              <w:right w:type="dxa" w:w="90"/>
            </w:tcMar>
            <w:vAlign w:val="top"/>
          </w:tcPr>
          <w:p>
            <w:pPr>
              <w:spacing w:after="0" w:line="252"/>
            </w:pPr>
            <w:ins w:id="965" w:author="LSSM" w:date="2026-09-10T12:00:00Z">
              <w:r>
                <w:rPr>
                  <w:rFonts w:ascii="Liberation Serif" w:cs="Liberation Serif" w:eastAsia="Liberation Serif" w:hAnsi="Liberation Serif"/>
                  <w:b w:val="false"/>
                  <w:bCs w:val="false"/>
                  <w:i w:val="false"/>
                  <w:iCs w:val="false"/>
                  <w:color w:val="1A1A1A"/>
                  <w:sz w:val="19"/>
                  <w:szCs w:val="19"/>
                </w:rPr>
                <w:t xml:space="preserve">15% del Pago Único del Proyecto A</w:t>
              </w:r>
            </w:ins>
          </w:p>
        </w:tc>
      </w:tr>
    </w:tbl>
    <w:p>
      <w:pPr>
        <w:spacing w:after="120"/>
      </w:pPr>
    </w:p>
    <w:p>
      <w:pPr>
        <w:spacing w:after="140" w:line="264"/>
        <w:jc w:val="both"/>
      </w:pPr>
      <w:del w:id="966" w:author="LSSM" w:date="2026-09-10T12:00:00Z">
        <w:r>
          <w:rPr>
            <w:rFonts w:ascii="Liberation Serif" w:cs="Liberation Serif" w:eastAsia="Liberation Serif" w:hAnsi="Liberation Serif"/>
            <w:b w:val="false"/>
            <w:bCs w:val="false"/>
            <w:i w:val="false"/>
            <w:iCs w:val="false"/>
            <w:color w:val="1A1A1A"/>
            <w:sz w:val="22"/>
            <w:szCs w:val="22"/>
          </w:rPr>
          <w:delText xml:space="preserve">Los atrasos imputables a EL CLIENTE extienden, día por día, el plazo a cargo de EL PRESTADOR, sin responsabilidad para éste.3</w:delText>
        </w:r>
      </w:del>
    </w:p>
    <w:p>
      <w:pPr>
        <w:spacing w:after="140" w:line="264"/>
        <w:jc w:val="both"/>
      </w:pPr>
      <w:commentRangeStart w:id="112"/>
      <w:ins w:id="967" w:author="LSSM" w:date="2026-09-10T12:00:00Z">
        <w:r>
          <w:rPr>
            <w:rFonts w:ascii="Liberation Serif" w:cs="Liberation Serif" w:eastAsia="Liberation Serif" w:hAnsi="Liberation Serif"/>
            <w:b w:val="false"/>
            <w:bCs w:val="false"/>
            <w:i w:val="false"/>
            <w:iCs w:val="false"/>
            <w:color w:val="1A1A1A"/>
            <w:sz w:val="22"/>
            <w:szCs w:val="22"/>
          </w:rPr>
          <w:t xml:space="preserve">El plazo de respuesta de cada aprobación es de </w:t>
        </w:r>
      </w:ins>
      <w:ins w:id="968" w:author="LSSM" w:date="2026-09-10T12:00:00Z">
        <w:r>
          <w:rPr>
            <w:rFonts w:ascii="Liberation Serif" w:cs="Liberation Serif" w:eastAsia="Liberation Serif" w:hAnsi="Liberation Serif"/>
            <w:b/>
            <w:bCs/>
            <w:i w:val="false"/>
            <w:iCs w:val="false"/>
            <w:color w:val="1A1A1A"/>
            <w:sz w:val="22"/>
            <w:szCs w:val="22"/>
          </w:rPr>
          <w:t xml:space="preserve">6 (seis) días hábiles</w:t>
        </w:r>
      </w:ins>
      <w:commentRangeEnd w:id="112"/>
      <w:r>
        <w:commentReference w:id="112"/>
      </w:r>
      <w:ins w:id="969" w:author="LSSM" w:date="2026-09-10T12:00:00Z">
        <w:r>
          <w:rPr>
            <w:rFonts w:ascii="Liberation Serif" w:cs="Liberation Serif" w:eastAsia="Liberation Serif" w:hAnsi="Liberation Serif"/>
            <w:b w:val="false"/>
            <w:bCs w:val="false"/>
            <w:i w:val="false"/>
            <w:iCs w:val="false"/>
            <w:color w:val="1A1A1A"/>
            <w:sz w:val="22"/>
            <w:szCs w:val="22"/>
          </w:rPr>
          <w:t xml:space="preserve">, al término de los cuales opera la aceptación tácita de la Cláusula Décima. </w:t>
        </w:r>
      </w:ins>
      <w:commentRangeStart w:id="115"/>
      <w:ins w:id="970" w:author="LSSM" w:date="2026-09-10T12:00:00Z">
        <w:r>
          <w:rPr>
            <w:rFonts w:ascii="Liberation Serif" w:cs="Liberation Serif" w:eastAsia="Liberation Serif" w:hAnsi="Liberation Serif"/>
            <w:b/>
            <w:bCs/>
            <w:i w:val="false"/>
            <w:iCs w:val="false"/>
            <w:color w:val="1A1A1A"/>
            <w:sz w:val="22"/>
            <w:szCs w:val="22"/>
          </w:rPr>
          <w:t xml:space="preserve">El cronograma de 10 (diez) semanas comprende las etapas previas y el Lanzamiento en Firme; la revisión de la Aprobación 4 se contará desde su entrega y podrá concluir después de la Semana 10.</w:t>
        </w:r>
      </w:ins>
      <w:commentRangeEnd w:id="115"/>
      <w:r>
        <w:commentReference w:id="115"/>
      </w:r>
      <w:ins w:id="971" w:author="LSSM" w:date="2026-09-10T12:00:00Z">
        <w:r>
          <w:rPr>
            <w:rFonts w:ascii="Liberation Serif" w:cs="Liberation Serif" w:eastAsia="Liberation Serif" w:hAnsi="Liberation Serif"/>
            <w:b w:val="false"/>
            <w:bCs w:val="false"/>
            <w:i w:val="false"/>
            <w:iCs w:val="false"/>
            <w:color w:val="1A1A1A"/>
            <w:sz w:val="22"/>
            <w:szCs w:val="22"/>
          </w:rPr>
          <w:t xml:space="preserve"> El momento de presentación de cada entrega y el vencimiento de su revisión se documentarán conforme a la Cláusula Vigésima Cuarta. Si la revisión de una etapa previa impide iniciar una actividad que dependa de ella, el efecto en el cronograma se determinará conforme a la Cláusula Décima y a las reglas de extensión de plazos, sin cargo de stand-by por la sola demora en aprobar. Los atrasos imputables a EL CLIENTE extienden, día por día, el plazo a cargo de EL PRESTADOR, sin responsabilidad para éste. </w:t>
        </w:r>
      </w:ins>
      <w:commentRangeStart w:id="114"/>
      <w:ins w:id="972" w:author="LSSM" w:date="2026-09-10T12:00:00Z">
        <w:r>
          <w:rPr>
            <w:rFonts w:ascii="Liberation Serif" w:cs="Liberation Serif" w:eastAsia="Liberation Serif" w:hAnsi="Liberation Serif"/>
            <w:b/>
            <w:bCs/>
            <w:i w:val="false"/>
            <w:iCs w:val="false"/>
            <w:color w:val="1A1A1A"/>
            <w:sz w:val="22"/>
            <w:szCs w:val="22"/>
          </w:rPr>
          <w:t xml:space="preserve">La demora en resolver estas aprobaciones no causa cargo de stand-by</w:t>
        </w:r>
      </w:ins>
      <w:commentRangeEnd w:id="114"/>
      <w:r>
        <w:commentReference w:id="114"/>
      </w:r>
      <w:commentRangeStart w:id="113"/>
      <w:ins w:id="973" w:author="LSSM" w:date="2026-09-10T12:00:00Z">
        <w:r>
          <w:rPr>
            <w:rFonts w:ascii="Liberation Serif" w:cs="Liberation Serif" w:eastAsia="Liberation Serif" w:hAnsi="Liberation Serif"/>
            <w:b w:val="false"/>
            <w:bCs w:val="false"/>
            <w:i w:val="false"/>
            <w:iCs w:val="false"/>
            <w:color w:val="1A1A1A"/>
            <w:sz w:val="22"/>
            <w:szCs w:val="22"/>
          </w:rPr>
          <w:t xml:space="preserve">: conforme a la Cláusula Décima Quinta, inciso a), el stand-by sólo procede por la falta o demora en las aportaciones del Anexo Uno. Los valores de etapa sirven para valuar los entregables en los supuestos de las Cláusulas Décima y Vigésima Segunda; no modifican las condiciones de pago de la Cláusula Novena.</w:t>
        </w:r>
      </w:ins>
      <w:commentRangeEnd w:id="113"/>
      <w:r>
        <w:commentReference w:id="113"/>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II — Entregables del Servicio II (agente “BES”)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Agente integrado al sitio con voz natural en español de México e interacción por voz y texto; respuesta a preguntas frecuentes (ubicaciones, horarios, precios, clases y amenidades por club); identificación del club más cercano; recomendación de clases por objetivo; </w:t>
      </w:r>
      <w:r>
        <w:rPr>
          <w:rFonts w:ascii="Liberation Serif" w:cs="Liberation Serif" w:eastAsia="Liberation Serif" w:hAnsi="Liberation Serif"/>
          <w:b/>
          <w:bCs/>
          <w:i w:val="false"/>
          <w:iCs w:val="false"/>
          <w:color w:val="1A1A1A"/>
          <w:sz w:val="22"/>
          <w:szCs w:val="22"/>
        </w:rPr>
        <w:t xml:space="preserve">captura de prospectos</w:t>
      </w:r>
      <w:r>
        <w:rPr>
          <w:rFonts w:ascii="Liberation Serif" w:cs="Liberation Serif" w:eastAsia="Liberation Serif" w:hAnsi="Liberation Serif"/>
          <w:b w:val="false"/>
          <w:bCs w:val="false"/>
          <w:i w:val="false"/>
          <w:iCs w:val="false"/>
          <w:color w:val="1A1A1A"/>
          <w:sz w:val="22"/>
          <w:szCs w:val="22"/>
        </w:rPr>
        <w:t xml:space="preserve"> (nombre, correo, teléfono, club de interés y horario) aterrizados en el CRM; </w:t>
      </w:r>
      <w:r>
        <w:rPr>
          <w:rFonts w:ascii="Liberation Serif" w:cs="Liberation Serif" w:eastAsia="Liberation Serif" w:hAnsi="Liberation Serif"/>
          <w:b/>
          <w:bCs/>
          <w:i w:val="false"/>
          <w:iCs w:val="false"/>
          <w:color w:val="1A1A1A"/>
          <w:sz w:val="22"/>
          <w:szCs w:val="22"/>
        </w:rPr>
        <w:t xml:space="preserve">escalamiento a operador humano</w:t>
      </w:r>
      <w:r>
        <w:rPr>
          <w:rFonts w:ascii="Liberation Serif" w:cs="Liberation Serif" w:eastAsia="Liberation Serif" w:hAnsi="Liberation Serif"/>
          <w:b w:val="false"/>
          <w:bCs w:val="false"/>
          <w:i w:val="false"/>
          <w:iCs w:val="false"/>
          <w:color w:val="1A1A1A"/>
          <w:sz w:val="22"/>
          <w:szCs w:val="22"/>
        </w:rPr>
        <w:t xml:space="preserve">; advertencias </w:t>
      </w:r>
      <w:r>
        <w:rPr>
          <w:rFonts w:ascii="Liberation Serif" w:cs="Liberation Serif" w:eastAsia="Liberation Serif" w:hAnsi="Liberation Serif"/>
          <w:b/>
          <w:bCs/>
          <w:i w:val="false"/>
          <w:iCs w:val="false"/>
          <w:color w:val="1A1A1A"/>
          <w:sz w:val="22"/>
          <w:szCs w:val="22"/>
        </w:rPr>
        <w:t xml:space="preserve">YMYL</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registro de la visita guiada solicitada</w:t>
      </w:r>
      <w:r>
        <w:rPr>
          <w:rFonts w:ascii="Liberation Serif" w:cs="Liberation Serif" w:eastAsia="Liberation Serif" w:hAnsi="Liberation Serif"/>
          <w:b w:val="false"/>
          <w:bCs w:val="false"/>
          <w:i w:val="false"/>
          <w:iCs w:val="false"/>
          <w:color w:val="1A1A1A"/>
          <w:sz w:val="22"/>
          <w:szCs w:val="22"/>
        </w:rPr>
        <w:t xml:space="preserve"> —día y horario elegidos por el usuario dentro del horario de atención del club, enviados por correo al club, </w:t>
      </w:r>
      <w:r>
        <w:rPr>
          <w:rFonts w:ascii="Liberation Serif" w:cs="Liberation Serif" w:eastAsia="Liberation Serif" w:hAnsi="Liberation Serif"/>
          <w:b/>
          <w:bCs/>
          <w:i w:val="false"/>
          <w:iCs w:val="false"/>
          <w:color w:val="1A1A1A"/>
          <w:sz w:val="22"/>
          <w:szCs w:val="22"/>
        </w:rPr>
        <w:t xml:space="preserve">sin verificación de disponibilidad ni reservación en sistema alguno</w:t>
      </w:r>
      <w:r>
        <w:rPr>
          <w:rFonts w:ascii="Liberation Serif" w:cs="Liberation Serif" w:eastAsia="Liberation Serif" w:hAnsi="Liberation Serif"/>
          <w:b w:val="false"/>
          <w:bCs w:val="false"/>
          <w:i w:val="false"/>
          <w:iCs w:val="false"/>
          <w:color w:val="1A1A1A"/>
          <w:sz w:val="22"/>
          <w:szCs w:val="22"/>
        </w:rPr>
        <w:t xml:space="preserve">— con </w:t>
      </w:r>
      <w:r>
        <w:rPr>
          <w:rFonts w:ascii="Liberation Serif" w:cs="Liberation Serif" w:eastAsia="Liberation Serif" w:hAnsi="Liberation Serif"/>
          <w:b/>
          <w:bCs/>
          <w:i w:val="false"/>
          <w:iCs w:val="false"/>
          <w:color w:val="1A1A1A"/>
          <w:sz w:val="22"/>
          <w:szCs w:val="22"/>
        </w:rPr>
        <w:t xml:space="preserve">2 recordatorios por WhatsApp</w:t>
      </w:r>
      <w:r>
        <w:rPr>
          <w:rFonts w:ascii="Liberation Serif" w:cs="Liberation Serif" w:eastAsia="Liberation Serif" w:hAnsi="Liberation Serif"/>
          <w:b w:val="false"/>
          <w:bCs w:val="false"/>
          <w:i w:val="false"/>
          <w:iCs w:val="false"/>
          <w:color w:val="1A1A1A"/>
          <w:sz w:val="22"/>
          <w:szCs w:val="22"/>
        </w:rPr>
        <w:t xml:space="preserve"> (24 h y 2 h antes); y </w:t>
      </w:r>
      <w:r>
        <w:rPr>
          <w:rFonts w:ascii="Liberation Serif" w:cs="Liberation Serif" w:eastAsia="Liberation Serif" w:hAnsi="Liberation Serif"/>
          <w:b/>
          <w:bCs/>
          <w:i w:val="false"/>
          <w:iCs w:val="false"/>
          <w:color w:val="1A1A1A"/>
          <w:sz w:val="22"/>
          <w:szCs w:val="22"/>
        </w:rPr>
        <w:t xml:space="preserve">resumen del prospecto enviado por correo al club</w:t>
      </w:r>
      <w:r>
        <w:rPr>
          <w:rFonts w:ascii="Liberation Serif" w:cs="Liberation Serif" w:eastAsia="Liberation Serif" w:hAnsi="Liberation Serif"/>
          <w:b w:val="false"/>
          <w:bCs w:val="false"/>
          <w:i w:val="false"/>
          <w:iCs w:val="false"/>
          <w:color w:val="1A1A1A"/>
          <w:sz w:val="22"/>
          <w:szCs w:val="22"/>
        </w:rPr>
        <w:t xml:space="preserve"> con información personalizada para el asesor. Entrenamiento con la base de conocimiento completa (49 clubes, clases, membresías y políticas), </w:t>
      </w:r>
      <w:r>
        <w:rPr>
          <w:rFonts w:ascii="Liberation Serif" w:cs="Liberation Serif" w:eastAsia="Liberation Serif" w:hAnsi="Liberation Serif"/>
          <w:b/>
          <w:bCs/>
          <w:i w:val="false"/>
          <w:iCs w:val="false"/>
          <w:color w:val="1A1A1A"/>
          <w:sz w:val="22"/>
          <w:szCs w:val="22"/>
        </w:rPr>
        <w:t xml:space="preserve">reentrenamiento automático</w:t>
      </w:r>
      <w:r>
        <w:rPr>
          <w:rFonts w:ascii="Liberation Serif" w:cs="Liberation Serif" w:eastAsia="Liberation Serif" w:hAnsi="Liberation Serif"/>
          <w:b w:val="false"/>
          <w:bCs w:val="false"/>
          <w:i w:val="false"/>
          <w:iCs w:val="false"/>
          <w:color w:val="1A1A1A"/>
          <w:sz w:val="22"/>
          <w:szCs w:val="22"/>
        </w:rPr>
        <w:t xml:space="preserve">, y desarrollo en 4 semanas más 2 de pruebas con tráfico real, dentro de las </w:t>
      </w:r>
      <w:del w:id="974" w:author="LSSM" w:date="2026-09-10T12:00:00Z">
        <w:r>
          <w:rPr>
            <w:rFonts w:ascii="Liberation Serif" w:cs="Liberation Serif" w:eastAsia="Liberation Serif" w:hAnsi="Liberation Serif"/>
            <w:b w:val="false"/>
            <w:bCs w:val="false"/>
            <w:i w:val="false"/>
            <w:iCs w:val="false"/>
            <w:color w:val="1A1A1A"/>
            <w:sz w:val="22"/>
            <w:szCs w:val="22"/>
          </w:rPr>
          <w:delText xml:space="preserve">8</w:delText>
        </w:r>
      </w:del>
      <w:ins w:id="975" w:author="LSSM" w:date="2026-09-10T12:00:00Z">
        <w:r>
          <w:rPr>
            <w:rFonts w:ascii="Liberation Serif" w:cs="Liberation Serif" w:eastAsia="Liberation Serif" w:hAnsi="Liberation Serif"/>
            <w:b w:val="false"/>
            <w:bCs w:val="false"/>
            <w:i w:val="false"/>
            <w:iCs w:val="false"/>
            <w:color w:val="1A1A1A"/>
            <w:sz w:val="22"/>
            <w:szCs w:val="22"/>
          </w:rPr>
          <w:t xml:space="preserve">10</w:t>
        </w:r>
      </w:ins>
      <w:r>
        <w:rPr>
          <w:rFonts w:ascii="Liberation Serif" w:cs="Liberation Serif" w:eastAsia="Liberation Serif" w:hAnsi="Liberation Serif"/>
          <w:b w:val="false"/>
          <w:bCs w:val="false"/>
          <w:i w:val="false"/>
          <w:iCs w:val="false"/>
          <w:color w:val="1A1A1A"/>
          <w:sz w:val="22"/>
          <w:szCs w:val="22"/>
        </w:rPr>
        <w:t xml:space="preserve"> semanas del proyecto.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III — Entregables del Servicio III (servicios recurrentes)</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Bajo la iguala mensual (Cláusula Octava): operación del sitio sobre la infraestructura de hospedaje que proporciona EL CLIENTE; mantenimiento técnico (seguridad, dependencias, desempeño); mantenimiento de “BES” (base de conocimiento, instrucciones y optimización de costos); operación de la sección de administración y del tablero; reporte mensual ejecutivo; </w:t>
      </w:r>
      <w:r>
        <w:rPr>
          <w:rFonts w:ascii="Liberation Serif" w:cs="Liberation Serif" w:eastAsia="Liberation Serif" w:hAnsi="Liberation Serif"/>
          <w:b/>
          <w:bCs/>
          <w:i w:val="false"/>
          <w:iCs w:val="false"/>
          <w:color w:val="1A1A1A"/>
          <w:sz w:val="22"/>
          <w:szCs w:val="22"/>
        </w:rPr>
        <w:t xml:space="preserve">soporte 24/7 con primer respondiente por agente de voz que recibe, clasifica y resuelve o escala cada incidencia (con ticket de ocurrencia), y escalamiento a soporte humano en horario hábil</w:t>
      </w:r>
      <w:r>
        <w:rPr>
          <w:rFonts w:ascii="Liberation Serif" w:cs="Liberation Serif" w:eastAsia="Liberation Serif" w:hAnsi="Liberation Serif"/>
          <w:b w:val="false"/>
          <w:bCs w:val="false"/>
          <w:i w:val="false"/>
          <w:iCs w:val="false"/>
          <w:color w:val="1A1A1A"/>
          <w:sz w:val="22"/>
          <w:szCs w:val="22"/>
        </w:rPr>
        <w:t xml:space="preserve"> (Slack y correo); y </w:t>
      </w:r>
      <w:r>
        <w:rPr>
          <w:rFonts w:ascii="Liberation Serif" w:cs="Liberation Serif" w:eastAsia="Liberation Serif" w:hAnsi="Liberation Serif"/>
          <w:b/>
          <w:bCs/>
          <w:i w:val="false"/>
          <w:iCs w:val="false"/>
          <w:color w:val="1A1A1A"/>
          <w:sz w:val="22"/>
          <w:szCs w:val="22"/>
        </w:rPr>
        <w:t xml:space="preserve">bolsa de mejora de hasta 8 (ocho) horas mensuales, no acumulables</w:t>
      </w:r>
      <w:commentRangeStart w:id="116"/>
      <w:r>
        <w:rPr>
          <w:rFonts w:ascii="Liberation Serif" w:cs="Liberation Serif" w:eastAsia="Liberation Serif" w:hAnsi="Liberation Serif"/>
          <w:b w:val="false"/>
          <w:bCs w:val="false"/>
          <w:i w:val="false"/>
          <w:iCs w:val="false"/>
          <w:color w:val="1A1A1A"/>
          <w:sz w:val="22"/>
          <w:szCs w:val="22"/>
        </w:rPr>
        <w:t xml:space="preserve">. EL CLIENTE administra sus propios contenidos directamente en el CMS; los cambios que requieran la intervención de EL PRESTADOR se atienden con cargo a la bolsa de mejora. Los excedentes se facturan a la </w:t>
      </w:r>
      <w:r>
        <w:rPr>
          <w:rFonts w:ascii="Liberation Serif" w:cs="Liberation Serif" w:eastAsia="Liberation Serif" w:hAnsi="Liberation Serif"/>
          <w:b/>
          <w:bCs/>
          <w:i w:val="false"/>
          <w:iCs w:val="false"/>
          <w:color w:val="1A1A1A"/>
          <w:sz w:val="22"/>
          <w:szCs w:val="22"/>
        </w:rPr>
        <w:t xml:space="preserve">tarifa de USD $75.00 (MXN $1,335.00) más IVA por hora</w:t>
      </w:r>
      <w:commentRangeEnd w:id="116"/>
      <w:r>
        <w:commentReference w:id="116"/>
      </w:r>
      <w:r>
        <w:rPr>
          <w:rFonts w:ascii="Liberation Serif" w:cs="Liberation Serif" w:eastAsia="Liberation Serif" w:hAnsi="Liberation Serif"/>
          <w:b w:val="false"/>
          <w:bCs w:val="false"/>
          <w:i w:val="false"/>
          <w:iCs w:val="false"/>
          <w:color w:val="1A1A1A"/>
          <w:sz w:val="22"/>
          <w:szCs w:val="22"/>
        </w:rPr>
        <w:t xml:space="preserve"> — la misma tarifa horaria con la que se calculó la bolsa incluida en la iguala. </w:t>
      </w:r>
      <w:ins w:id="976" w:author="LSSM" w:date="2026-09-10T12:00:00Z">
        <w:r>
          <w:rPr>
            <w:rFonts w:ascii="Liberation Serif" w:cs="Liberation Serif" w:eastAsia="Liberation Serif" w:hAnsi="Liberation Serif"/>
            <w:b w:val="false"/>
            <w:bCs w:val="false"/>
            <w:i w:val="false"/>
            <w:iCs w:val="false"/>
            <w:color w:val="1A1A1A"/>
            <w:sz w:val="22"/>
            <w:szCs w:val="22"/>
          </w:rPr>
          <w:t xml:space="preserve">Esta tarifa podrá revisarse mediante </w:t>
        </w:r>
      </w:ins>
      <w:ins w:id="977" w:author="LSSM" w:date="2026-09-10T12:00:00Z">
        <w:r>
          <w:rPr>
            <w:rFonts w:ascii="Liberation Serif" w:cs="Liberation Serif" w:eastAsia="Liberation Serif" w:hAnsi="Liberation Serif"/>
            <w:b/>
            <w:bCs/>
            <w:i w:val="false"/>
            <w:iCs w:val="false"/>
            <w:color w:val="1A1A1A"/>
            <w:sz w:val="22"/>
            <w:szCs w:val="22"/>
          </w:rPr>
          <w:t xml:space="preserve">aviso por escrito a EL CLIENTE con al menos 30 (treinta) días naturales de anticipación</w:t>
        </w:r>
      </w:ins>
      <w:ins w:id="978" w:author="LSSM" w:date="2026-09-10T12:00:00Z">
        <w:r>
          <w:rPr>
            <w:rFonts w:ascii="Liberation Serif" w:cs="Liberation Serif" w:eastAsia="Liberation Serif" w:hAnsi="Liberation Serif"/>
            <w:b w:val="false"/>
            <w:bCs w:val="false"/>
            <w:i w:val="false"/>
            <w:iCs w:val="false"/>
            <w:color w:val="1A1A1A"/>
            <w:sz w:val="22"/>
            <w:szCs w:val="22"/>
          </w:rPr>
          <w:t xml:space="preserve">. </w:t>
        </w:r>
      </w:ins>
      <w:ins w:id="979" w:author="LSSM" w:date="2026-09-10T12:00:00Z">
        <w:r>
          <w:rPr>
            <w:rFonts w:ascii="Liberation Serif" w:cs="Liberation Serif" w:eastAsia="Liberation Serif" w:hAnsi="Liberation Serif"/>
            <w:b/>
            <w:bCs/>
            <w:i w:val="false"/>
            <w:iCs w:val="false"/>
            <w:color w:val="1A1A1A"/>
            <w:sz w:val="22"/>
            <w:szCs w:val="22"/>
          </w:rPr>
          <w:t xml:space="preserve">Ninguna hora adicional a la bolsa de la iguala se utilizará ni se facturará sin la aprobación previa y por escrito de EL CLIENTE</w:t>
        </w:r>
      </w:ins>
      <w:ins w:id="980" w:author="LSSM" w:date="2026-09-10T12:00:00Z">
        <w:r>
          <w:rPr>
            <w:rFonts w:ascii="Liberation Serif" w:cs="Liberation Serif" w:eastAsia="Liberation Serif" w:hAnsi="Liberation Serif"/>
            <w:b w:val="false"/>
            <w:bCs w:val="false"/>
            <w:i w:val="false"/>
            <w:iCs w:val="false"/>
            <w:color w:val="1A1A1A"/>
            <w:sz w:val="22"/>
            <w:szCs w:val="22"/>
          </w:rPr>
          <w:t xml:space="preserve">, quien recibirá antes la estimación de horas y el alcance del trabajo propuesto (Contrato, Cláusula Sexta). </w:t>
        </w:r>
      </w:ins>
      <w:r>
        <w:rPr>
          <w:rFonts w:ascii="Liberation Serif" w:cs="Liberation Serif" w:eastAsia="Liberation Serif" w:hAnsi="Liberation Serif"/>
          <w:b w:val="false"/>
          <w:bCs w:val="false"/>
          <w:i w:val="false"/>
          <w:iCs w:val="false"/>
          <w:color w:val="1A1A1A"/>
          <w:sz w:val="22"/>
          <w:szCs w:val="22"/>
        </w:rPr>
        <w:t xml:space="preserve">Cualquier proyecto nuevo que implique un </w:t>
      </w:r>
      <w:del w:id="981" w:author="LSSM" w:date="2026-09-10T12:00:00Z">
        <w:r>
          <w:rPr>
            <w:rFonts w:ascii="Liberation Serif" w:cs="Liberation Serif" w:eastAsia="Liberation Serif" w:hAnsi="Liberation Serif"/>
            <w:b w:val="false"/>
            <w:bCs w:val="false"/>
            <w:i w:val="false"/>
            <w:iCs w:val="false"/>
            <w:color w:val="1A1A1A"/>
            <w:sz w:val="22"/>
            <w:szCs w:val="22"/>
          </w:rPr>
          <w:delText xml:space="preserve">desarrollo mayor</w:delText>
        </w:r>
      </w:del>
      <w:ins w:id="982" w:author="LSSM" w:date="2026-09-10T12:00:00Z">
        <w:r>
          <w:rPr>
            <w:rFonts w:ascii="Liberation Serif" w:cs="Liberation Serif" w:eastAsia="Liberation Serif" w:hAnsi="Liberation Serif"/>
            <w:b w:val="false"/>
            <w:bCs w:val="false"/>
            <w:i w:val="false"/>
            <w:iCs w:val="false"/>
            <w:color w:val="1A1A1A"/>
            <w:sz w:val="22"/>
            <w:szCs w:val="22"/>
          </w:rPr>
          <w:t xml:space="preserve">Desarrollo Mayor</w:t>
        </w:r>
      </w:ins>
      <w:r>
        <w:rPr>
          <w:rFonts w:ascii="Liberation Serif" w:cs="Liberation Serif" w:eastAsia="Liberation Serif" w:hAnsi="Liberation Serif"/>
          <w:b w:val="false"/>
          <w:bCs w:val="false"/>
          <w:i w:val="false"/>
          <w:iCs w:val="false"/>
          <w:color w:val="1A1A1A"/>
          <w:sz w:val="22"/>
          <w:szCs w:val="22"/>
        </w:rPr>
        <w:t xml:space="preserve"> deberá contar con</w:t>
      </w:r>
      <w:del w:id="983" w:author="LSSM" w:date="2026-09-10T12:00:00Z">
        <w:r>
          <w:rPr>
            <w:rFonts w:ascii="Liberation Serif" w:cs="Liberation Serif" w:eastAsia="Liberation Serif" w:hAnsi="Liberation Serif"/>
            <w:b w:val="false"/>
            <w:bCs w:val="false"/>
            <w:i w:val="false"/>
            <w:iCs w:val="false"/>
            <w:color w:val="1A1A1A"/>
            <w:sz w:val="22"/>
            <w:szCs w:val="22"/>
          </w:rPr>
          <w:delText xml:space="preserve"> una</w:delText>
        </w:r>
      </w:del>
      <w:r>
        <w:rPr>
          <w:rFonts w:ascii="Liberation Serif" w:cs="Liberation Serif" w:eastAsia="Liberation Serif" w:hAnsi="Liberation Serif"/>
          <w:b w:val="false"/>
          <w:bCs w:val="false"/>
          <w:i w:val="false"/>
          <w:iCs w:val="false"/>
          <w:color w:val="1A1A1A"/>
          <w:sz w:val="22"/>
          <w:szCs w:val="22"/>
        </w:rPr>
        <w:t xml:space="preserve"> cotización previa y autorización expresa por escrito de EL CLIENTE antes de iniciar su ejecución.</w:t>
      </w:r>
      <w:del w:id="984" w:author="LSSM" w:date="2026-09-10T12:00:00Z">
        <w:r>
          <w:rPr>
            <w:rFonts w:ascii="Liberation Serif" w:cs="Liberation Serif" w:eastAsia="Liberation Serif" w:hAnsi="Liberation Serif"/>
            <w:b w:val="false"/>
            <w:bCs w:val="false"/>
            <w:i w:val="false"/>
            <w:iCs w:val="false"/>
            <w:color w:val="1A1A1A"/>
            <w:sz w:val="22"/>
            <w:szCs w:val="22"/>
          </w:rPr>
          <w:delText xml:space="preserve"> En caso de requerirse horas adicionales o actividades fuera del alcance originalmente contemplado, deberá presentarse a EL CLIENTE la estimación correspondiente y el alcance del trabajo propuesto para su aprobación previa y por escrito.</w:delText>
        </w:r>
      </w:del>
    </w:p>
    <w:p>
      <w:pPr>
        <w:spacing w:after="140" w:line="264"/>
        <w:jc w:val="both"/>
      </w:pPr>
      <w:r>
        <w:rPr>
          <w:rFonts w:ascii="Liberation Serif" w:cs="Liberation Serif" w:eastAsia="Liberation Serif" w:hAnsi="Liberation Serif"/>
          <w:b/>
          <w:bCs/>
          <w:i w:val="false"/>
          <w:iCs w:val="false"/>
          <w:color w:val="1A1A1A"/>
          <w:sz w:val="22"/>
          <w:szCs w:val="22"/>
        </w:rPr>
        <w:t xml:space="preserve">Niveles de servicio y gestión de incidencias.</w:t>
      </w:r>
      <w:r>
        <w:rPr>
          <w:rFonts w:ascii="Liberation Serif" w:cs="Liberation Serif" w:eastAsia="Liberation Serif" w:hAnsi="Liberation Serif"/>
          <w:b w:val="false"/>
          <w:bCs w:val="false"/>
          <w:i w:val="false"/>
          <w:iCs w:val="false"/>
          <w:color w:val="1A1A1A"/>
          <w:sz w:val="22"/>
          <w:szCs w:val="22"/>
        </w:rPr>
        <w:t xml:space="preserve"> Los niveles de servicio (SLA), el protocolo de gestión de incidencias y la etapa de estabilización posterior al lanzamiento constan en el </w:t>
      </w:r>
      <w:r>
        <w:rPr>
          <w:rFonts w:ascii="Liberation Serif" w:cs="Liberation Serif" w:eastAsia="Liberation Serif" w:hAnsi="Liberation Serif"/>
          <w:b/>
          <w:bCs/>
          <w:i w:val="false"/>
          <w:iCs w:val="false"/>
          <w:color w:val="1A1A1A"/>
          <w:sz w:val="22"/>
          <w:szCs w:val="22"/>
        </w:rPr>
        <w:t xml:space="preserve">Anexo Cinco</w:t>
      </w:r>
      <w:r>
        <w:rPr>
          <w:rFonts w:ascii="Liberation Serif" w:cs="Liberation Serif" w:eastAsia="Liberation Serif" w:hAnsi="Liberation Serif"/>
          <w:b w:val="false"/>
          <w:bCs w:val="false"/>
          <w:i w:val="false"/>
          <w:iCs w:val="false"/>
          <w:color w:val="1A1A1A"/>
          <w:sz w:val="22"/>
          <w:szCs w:val="22"/>
        </w:rPr>
        <w:t xml:space="preserve"> del Contrato (Cláusula Séptima).</w:t>
      </w:r>
    </w:p>
    <w:p>
      <w:pPr>
        <w:spacing w:after="140" w:line="264"/>
        <w:jc w:val="both"/>
      </w:pPr>
      <w:r>
        <w:rPr>
          <w:rFonts w:ascii="Liberation Serif" w:cs="Liberation Serif" w:eastAsia="Liberation Serif" w:hAnsi="Liberation Serif"/>
          <w:b/>
          <w:bCs/>
          <w:i w:val="false"/>
          <w:iCs w:val="false"/>
          <w:color w:val="1A1A1A"/>
          <w:sz w:val="22"/>
          <w:szCs w:val="22"/>
        </w:rPr>
        <w:t xml:space="preserve">Migración del sitio (entrega única, dentro del Servicio I).</w:t>
      </w:r>
      <w:r>
        <w:rPr>
          <w:rFonts w:ascii="Liberation Serif" w:cs="Liberation Serif" w:eastAsia="Liberation Serif" w:hAnsi="Liberation Serif"/>
          <w:b w:val="false"/>
          <w:bCs w:val="false"/>
          <w:i w:val="false"/>
          <w:iCs w:val="false"/>
          <w:color w:val="1A1A1A"/>
          <w:sz w:val="22"/>
          <w:szCs w:val="22"/>
        </w:rPr>
        <w:t xml:space="preserve"> La puesta en marcha incluye la migración del sitio actual al nuevo protegiendo el correo y el DNS: inventario previo de los registros DNS (separando los del sitio de los de correo —MX— y otros servicios); migración únicamente de los registros del sitio, sin tocar el correo; reducción del TTL 24 horas antes del cambio para una transición rápida y reversible; conjunto de </w:t>
      </w:r>
      <w:r>
        <w:rPr>
          <w:rFonts w:ascii="Liberation Serif" w:cs="Liberation Serif" w:eastAsia="Liberation Serif" w:hAnsi="Liberation Serif"/>
          <w:b/>
          <w:bCs/>
          <w:i w:val="false"/>
          <w:iCs w:val="false"/>
          <w:color w:val="1A1A1A"/>
          <w:sz w:val="22"/>
          <w:szCs w:val="22"/>
        </w:rPr>
        <w:t xml:space="preserve">redirecciones 301</w:t>
      </w:r>
      <w:r>
        <w:rPr>
          <w:rFonts w:ascii="Liberation Serif" w:cs="Liberation Serif" w:eastAsia="Liberation Serif" w:hAnsi="Liberation Serif"/>
          <w:b w:val="false"/>
          <w:bCs w:val="false"/>
          <w:i w:val="false"/>
          <w:iCs w:val="false"/>
          <w:color w:val="1A1A1A"/>
          <w:sz w:val="22"/>
          <w:szCs w:val="22"/>
        </w:rPr>
        <w:t xml:space="preserve"> que cubre los 136 enlaces rotos para no perder posicionamiento; y confirmación, inmediatamente después del cutover, de que el correo corporativo y los demás servicios del dominio siguen operando.</w:t>
      </w:r>
    </w:p>
    <w:p>
      <w:pPr>
        <w:pStyle w:val="Heading2"/>
        <w:keepNext/>
        <w:spacing w:after="140" w:before="280"/>
      </w:pPr>
      <w:r>
        <w:rPr>
          <w:rFonts w:ascii="Liberation Serif" w:cs="Liberation Serif" w:eastAsia="Liberation Serif" w:hAnsi="Liberation Serif"/>
          <w:b/>
          <w:bCs/>
          <w:i w:val="false"/>
          <w:iCs w:val="false"/>
          <w:color w:val="1A1A1A"/>
          <w:sz w:val="24"/>
          <w:szCs w:val="24"/>
        </w:rPr>
        <w:t xml:space="preserve">Sección IV — KPIs comprometidos (estrategia comercial)</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Los siguientes son los </w:t>
      </w:r>
      <w:r>
        <w:rPr>
          <w:rFonts w:ascii="Liberation Serif" w:cs="Liberation Serif" w:eastAsia="Liberation Serif" w:hAnsi="Liberation Serif"/>
          <w:b/>
          <w:bCs/>
          <w:i w:val="false"/>
          <w:iCs w:val="false"/>
          <w:color w:val="1A1A1A"/>
          <w:sz w:val="22"/>
          <w:szCs w:val="22"/>
        </w:rPr>
        <w:t xml:space="preserve">KPIs comprometidos</w:t>
      </w:r>
      <w:r>
        <w:rPr>
          <w:rFonts w:ascii="Liberation Serif" w:cs="Liberation Serif" w:eastAsia="Liberation Serif" w:hAnsi="Liberation Serif"/>
          <w:b w:val="false"/>
          <w:bCs w:val="false"/>
          <w:i w:val="false"/>
          <w:iCs w:val="false"/>
          <w:color w:val="1A1A1A"/>
          <w:sz w:val="22"/>
          <w:szCs w:val="22"/>
        </w:rPr>
        <w:t xml:space="preserve"> del proyecto: dependen de EL PRESTADOR y son verificables. Línea base: auditoría inicial (Semrush, marzo 2026).</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2157"/>
        <w:gridCol w:w="1243"/>
        <w:gridCol w:w="1335"/>
        <w:gridCol w:w="4623"/>
      </w:tblGrid>
      <w:tr>
        <w:trPr>
          <w:cantSplit/>
          <w:tblHeader/>
        </w:trPr>
        <w:tc>
          <w:tcPr>
            <w:tcW w:type="dxa" w:w="2157"/>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KPI comprometido</w:t>
            </w:r>
          </w:p>
        </w:tc>
        <w:tc>
          <w:tcPr>
            <w:tcW w:type="dxa" w:w="124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Línea base</w:t>
            </w:r>
          </w:p>
        </w:tc>
        <w:tc>
          <w:tcPr>
            <w:tcW w:type="dxa" w:w="1335"/>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Meta</w:t>
            </w:r>
          </w:p>
        </w:tc>
        <w:tc>
          <w:tcPr>
            <w:tcW w:type="dxa" w:w="46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Verificación</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de club crawleables (SSR)</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 de 49</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 de 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Search Console</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Enlaces rotos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136</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Schema markup JSON-LD por club</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49</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Google Rich Results Test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Páginas sin H1</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0</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 Site Audit</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Core Web Vitals (LCP / INP / CLS)</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fuera de umbral</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&lt; 2.5 s / &lt; 200 ms / &lt; 0.1</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PageSpeed Insights</w:t>
            </w:r>
          </w:p>
        </w:tc>
      </w:tr>
      <w:tr>
        <w:trPr>
          <w:cantSplit/>
          <w:tblHeader w:val="false"/>
        </w:trPr>
        <w:tc>
          <w:tcPr>
            <w:tcW w:type="dxa" w:w="2157"/>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Cobertura de keywords unbranded</w:t>
            </w:r>
          </w:p>
        </w:tc>
        <w:tc>
          <w:tcPr>
            <w:tcW w:type="dxa" w:w="124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w:t>
            </w:r>
          </w:p>
        </w:tc>
        <w:tc>
          <w:tcPr>
            <w:tcW w:type="dxa" w:w="1335"/>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55–65%</w:t>
            </w:r>
          </w:p>
        </w:tc>
        <w:tc>
          <w:tcPr>
            <w:tcW w:type="dxa" w:w="46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Semrush</w:t>
            </w:r>
          </w:p>
        </w:tc>
      </w:tr>
      <w:tr>
        <w:trPr>
          <w:cantSplit/>
          <w:tblHeader w:val="false"/>
        </w:trPr>
        <w:tc>
          <w:tcPr>
            <w:tcW w:type="dxa" w:w="2157"/>
            <w:tcMar>
              <w:top w:type="dxa" w:w="60"/>
              <w:left w:type="dxa" w:w="90"/>
              <w:bottom w:type="dxa" w:w="60"/>
              <w:right w:type="dxa" w:w="90"/>
            </w:tcMar>
            <w:vAlign w:val="top"/>
          </w:tcPr>
          <w:p>
            <w:pPr>
              <w:spacing w:after="0" w:line="252"/>
            </w:pPr>
            <w:del w:id="985" w:author="LSSM" w:date="2026-09-10T12:00:00Z">
              <w:r>
                <w:rPr>
                  <w:rFonts w:ascii="Liberation Serif" w:cs="Liberation Serif" w:eastAsia="Liberation Serif" w:hAnsi="Liberation Serif"/>
                  <w:b w:val="false"/>
                  <w:bCs w:val="false"/>
                  <w:i w:val="false"/>
                  <w:iCs w:val="false"/>
                  <w:color w:val="1A1A1A"/>
                  <w:sz w:val="19"/>
                  <w:szCs w:val="19"/>
                </w:rPr>
                <w:delText xml:space="preserve">Código de fixes entregado</w:delText>
              </w:r>
            </w:del>
          </w:p>
        </w:tc>
        <w:tc>
          <w:tcPr>
            <w:tcW w:type="dxa" w:w="1243"/>
            <w:tcMar>
              <w:top w:type="dxa" w:w="60"/>
              <w:left w:type="dxa" w:w="90"/>
              <w:bottom w:type="dxa" w:w="60"/>
              <w:right w:type="dxa" w:w="90"/>
            </w:tcMar>
            <w:vAlign w:val="top"/>
          </w:tcPr>
          <w:p>
            <w:pPr>
              <w:spacing w:after="0" w:line="252"/>
            </w:pPr>
            <w:del w:id="986" w:author="LSSM" w:date="2026-09-10T12:00:00Z">
              <w:r>
                <w:rPr>
                  <w:rFonts w:ascii="Liberation Serif" w:cs="Liberation Serif" w:eastAsia="Liberation Serif" w:hAnsi="Liberation Serif"/>
                  <w:b w:val="false"/>
                  <w:bCs w:val="false"/>
                  <w:i w:val="false"/>
                  <w:iCs w:val="false"/>
                  <w:color w:val="1A1A1A"/>
                  <w:sz w:val="19"/>
                  <w:szCs w:val="19"/>
                </w:rPr>
                <w:delText xml:space="preserve">—</w:delText>
              </w:r>
            </w:del>
          </w:p>
        </w:tc>
        <w:tc>
          <w:tcPr>
            <w:tcW w:type="dxa" w:w="1335"/>
            <w:tcMar>
              <w:top w:type="dxa" w:w="60"/>
              <w:left w:type="dxa" w:w="90"/>
              <w:bottom w:type="dxa" w:w="60"/>
              <w:right w:type="dxa" w:w="90"/>
            </w:tcMar>
            <w:vAlign w:val="top"/>
          </w:tcPr>
          <w:p>
            <w:pPr>
              <w:spacing w:after="0" w:line="252"/>
            </w:pPr>
            <w:del w:id="987" w:author="LSSM" w:date="2026-09-10T12:00:00Z">
              <w:r>
                <w:rPr>
                  <w:rFonts w:ascii="Liberation Serif" w:cs="Liberation Serif" w:eastAsia="Liberation Serif" w:hAnsi="Liberation Serif"/>
                  <w:b w:val="false"/>
                  <w:bCs w:val="false"/>
                  <w:i w:val="false"/>
                  <w:iCs w:val="false"/>
                  <w:color w:val="1A1A1A"/>
                  <w:sz w:val="19"/>
                  <w:szCs w:val="19"/>
                </w:rPr>
                <w:delText xml:space="preserve">100%</w:delText>
              </w:r>
            </w:del>
          </w:p>
        </w:tc>
        <w:tc>
          <w:tcPr>
            <w:tcW w:type="dxa" w:w="4623"/>
            <w:tcMar>
              <w:top w:type="dxa" w:w="60"/>
              <w:left w:type="dxa" w:w="90"/>
              <w:bottom w:type="dxa" w:w="60"/>
              <w:right w:type="dxa" w:w="90"/>
            </w:tcMar>
            <w:vAlign w:val="top"/>
          </w:tcPr>
          <w:p>
            <w:pPr>
              <w:spacing w:after="0" w:line="252"/>
            </w:pPr>
            <w:del w:id="988" w:author="LSSM" w:date="2026-09-10T12:00:00Z">
              <w:r>
                <w:rPr>
                  <w:rFonts w:ascii="Liberation Serif" w:cs="Liberation Serif" w:eastAsia="Liberation Serif" w:hAnsi="Liberation Serif"/>
                  <w:b w:val="false"/>
                  <w:bCs w:val="false"/>
                  <w:i w:val="false"/>
                  <w:iCs w:val="false"/>
                  <w:color w:val="1A1A1A"/>
                  <w:sz w:val="19"/>
                  <w:szCs w:val="19"/>
                </w:rPr>
                <w:delText xml:space="preserve">Entregable verificable</w:delText>
              </w:r>
            </w:del>
          </w:p>
        </w:tc>
      </w:tr>
      <w:tr>
        <w:trPr>
          <w:cantSplit/>
          <w:tblHeader w:val="false"/>
        </w:trPr>
        <w:tc>
          <w:tcPr>
            <w:tcW w:type="dxa" w:w="2157"/>
            <w:tcMar>
              <w:top w:type="dxa" w:w="60"/>
              <w:left w:type="dxa" w:w="90"/>
              <w:bottom w:type="dxa" w:w="60"/>
              <w:right w:type="dxa" w:w="90"/>
            </w:tcMar>
            <w:vAlign w:val="top"/>
          </w:tcPr>
          <w:p>
            <w:pPr>
              <w:spacing w:after="0" w:line="252"/>
            </w:pPr>
            <w:ins w:id="989" w:author="LSSM" w:date="2026-09-10T12:00:00Z">
              <w:r>
                <w:rPr>
                  <w:rFonts w:ascii="Liberation Serif" w:cs="Liberation Serif" w:eastAsia="Liberation Serif" w:hAnsi="Liberation Serif"/>
                  <w:b w:val="false"/>
                  <w:bCs w:val="false"/>
                  <w:i w:val="false"/>
                  <w:iCs w:val="false"/>
                  <w:color w:val="1A1A1A"/>
                  <w:sz w:val="19"/>
                  <w:szCs w:val="19"/>
                </w:rPr>
                <w:t xml:space="preserve">Código de fixes implementado y verificable</w:t>
              </w:r>
            </w:ins>
          </w:p>
        </w:tc>
        <w:tc>
          <w:tcPr>
            <w:tcW w:type="dxa" w:w="1243"/>
            <w:tcMar>
              <w:top w:type="dxa" w:w="60"/>
              <w:left w:type="dxa" w:w="90"/>
              <w:bottom w:type="dxa" w:w="60"/>
              <w:right w:type="dxa" w:w="90"/>
            </w:tcMar>
            <w:vAlign w:val="top"/>
          </w:tcPr>
          <w:p>
            <w:pPr>
              <w:spacing w:after="0" w:line="252"/>
            </w:pPr>
            <w:ins w:id="990" w:author="LSSM" w:date="2026-09-10T12:00:00Z">
              <w:r>
                <w:rPr>
                  <w:rFonts w:ascii="Liberation Serif" w:cs="Liberation Serif" w:eastAsia="Liberation Serif" w:hAnsi="Liberation Serif"/>
                  <w:b w:val="false"/>
                  <w:bCs w:val="false"/>
                  <w:i w:val="false"/>
                  <w:iCs w:val="false"/>
                  <w:color w:val="1A1A1A"/>
                  <w:sz w:val="19"/>
                  <w:szCs w:val="19"/>
                </w:rPr>
                <w:t xml:space="preserve">—</w:t>
              </w:r>
            </w:ins>
          </w:p>
        </w:tc>
        <w:tc>
          <w:tcPr>
            <w:tcW w:type="dxa" w:w="1335"/>
            <w:tcMar>
              <w:top w:type="dxa" w:w="60"/>
              <w:left w:type="dxa" w:w="90"/>
              <w:bottom w:type="dxa" w:w="60"/>
              <w:right w:type="dxa" w:w="90"/>
            </w:tcMar>
            <w:vAlign w:val="top"/>
          </w:tcPr>
          <w:p>
            <w:pPr>
              <w:spacing w:after="0" w:line="252"/>
            </w:pPr>
            <w:ins w:id="991" w:author="LSSM" w:date="2026-09-10T12:00:00Z">
              <w:r>
                <w:rPr>
                  <w:rFonts w:ascii="Liberation Serif" w:cs="Liberation Serif" w:eastAsia="Liberation Serif" w:hAnsi="Liberation Serif"/>
                  <w:b w:val="false"/>
                  <w:bCs w:val="false"/>
                  <w:i w:val="false"/>
                  <w:iCs w:val="false"/>
                  <w:color w:val="1A1A1A"/>
                  <w:sz w:val="19"/>
                  <w:szCs w:val="19"/>
                </w:rPr>
                <w:t xml:space="preserve">100%</w:t>
              </w:r>
            </w:ins>
          </w:p>
        </w:tc>
        <w:tc>
          <w:tcPr>
            <w:tcW w:type="dxa" w:w="4623"/>
            <w:tcMar>
              <w:top w:type="dxa" w:w="60"/>
              <w:left w:type="dxa" w:w="90"/>
              <w:bottom w:type="dxa" w:w="60"/>
              <w:right w:type="dxa" w:w="90"/>
            </w:tcMar>
            <w:vAlign w:val="top"/>
          </w:tcPr>
          <w:p>
            <w:pPr>
              <w:spacing w:after="0" w:line="252"/>
            </w:pPr>
            <w:ins w:id="992" w:author="LSSM" w:date="2026-09-10T12:00:00Z">
              <w:r>
                <w:rPr>
                  <w:rFonts w:ascii="Liberation Serif" w:cs="Liberation Serif" w:eastAsia="Liberation Serif" w:hAnsi="Liberation Serif"/>
                  <w:b w:val="false"/>
                  <w:bCs w:val="false"/>
                  <w:i w:val="false"/>
                  <w:iCs w:val="false"/>
                  <w:color w:val="1A1A1A"/>
                  <w:sz w:val="19"/>
                  <w:szCs w:val="19"/>
                </w:rPr>
                <w:t xml:space="preserve">Comprobación funcional del entregable en el ambiente de pruebas o en producción; entrega de su código fuente conforme a la Cláusula Novena, Sección III</w:t>
              </w:r>
            </w:ins>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Régimen de medición.</w:t>
      </w:r>
      <w:r>
        <w:rPr>
          <w:rFonts w:ascii="Liberation Serif" w:cs="Liberation Serif" w:eastAsia="Liberation Serif" w:hAnsi="Liberation Serif"/>
          <w:b w:val="false"/>
          <w:bCs w:val="false"/>
          <w:i w:val="false"/>
          <w:iCs w:val="false"/>
          <w:color w:val="1A1A1A"/>
          <w:sz w:val="22"/>
          <w:szCs w:val="22"/>
        </w:rPr>
        <w:t xml:space="preserve"> Los KPIs de implementación </w:t>
      </w:r>
      <w:del w:id="993"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ins w:id="994" w:author="LSSM" w:date="2026-09-10T12:00:00Z">
        <w:r>
          <w:rPr>
            <w:rFonts w:ascii="Liberation Serif" w:cs="Liberation Serif" w:eastAsia="Liberation Serif" w:hAnsi="Liberation Serif"/>
            <w:b w:val="false"/>
            <w:bCs w:val="false"/>
            <w:i w:val="false"/>
            <w:iCs w:val="false"/>
            <w:color w:val="1A1A1A"/>
            <w:sz w:val="22"/>
            <w:szCs w:val="22"/>
          </w:rPr>
          <w:t xml:space="preserve">—</w:t>
        </w:r>
      </w:ins>
      <w:r>
        <w:rPr>
          <w:rFonts w:ascii="Liberation Serif" w:cs="Liberation Serif" w:eastAsia="Liberation Serif" w:hAnsi="Liberation Serif"/>
          <w:b w:val="false"/>
          <w:bCs w:val="false"/>
          <w:i w:val="false"/>
          <w:iCs w:val="false"/>
          <w:color w:val="1A1A1A"/>
          <w:sz w:val="22"/>
          <w:szCs w:val="22"/>
        </w:rPr>
        <w:t xml:space="preserve">páginas crawleables, enlaces rotos, schema markup, páginas sin H1, Core Web Vitals y código de fixes</w:t>
      </w:r>
      <w:del w:id="995" w:author="LSSM" w:date="2026-09-10T12:00:00Z">
        <w:r>
          <w:rPr>
            <w:rFonts w:ascii="Liberation Serif" w:cs="Liberation Serif" w:eastAsia="Liberation Serif" w:hAnsi="Liberation Serif"/>
            <w:b w:val="false"/>
            <w:bCs w:val="false"/>
            <w:i w:val="false"/>
            <w:iCs w:val="false"/>
            <w:color w:val="1A1A1A"/>
            <w:sz w:val="22"/>
            <w:szCs w:val="22"/>
          </w:rPr>
          <w:delText xml:space="preserve">)</w:delText>
        </w:r>
      </w:del>
      <w:ins w:id="996" w:author="LSSM" w:date="2026-09-10T12:00:00Z">
        <w:r>
          <w:rPr>
            <w:rFonts w:ascii="Liberation Serif" w:cs="Liberation Serif" w:eastAsia="Liberation Serif" w:hAnsi="Liberation Serif"/>
            <w:b w:val="false"/>
            <w:bCs w:val="false"/>
            <w:i w:val="false"/>
            <w:iCs w:val="false"/>
            <w:color w:val="1A1A1A"/>
            <w:sz w:val="22"/>
            <w:szCs w:val="22"/>
          </w:rPr>
          <w:t xml:space="preserve"> implementado—</w:t>
        </w:r>
      </w:ins>
      <w:r>
        <w:rPr>
          <w:rFonts w:ascii="Liberation Serif" w:cs="Liberation Serif" w:eastAsia="Liberation Serif" w:hAnsi="Liberation Serif"/>
          <w:b w:val="false"/>
          <w:bCs w:val="false"/>
          <w:i w:val="false"/>
          <w:iCs w:val="false"/>
          <w:color w:val="1A1A1A"/>
          <w:sz w:val="22"/>
          <w:szCs w:val="22"/>
        </w:rPr>
        <w:t xml:space="preserve"> se verifican al Lanzamiento en Firme y condicionan la aprobación final </w:t>
      </w:r>
      <w:del w:id="997" w:author="LSSM" w:date="2026-09-10T12:00:00Z">
        <w:r>
          <w:rPr>
            <w:rFonts w:ascii="Liberation Serif" w:cs="Liberation Serif" w:eastAsia="Liberation Serif" w:hAnsi="Liberation Serif"/>
            <w:b w:val="false"/>
            <w:bCs w:val="false"/>
            <w:i w:val="false"/>
            <w:iCs w:val="false"/>
            <w:color w:val="1A1A1A"/>
            <w:sz w:val="22"/>
            <w:szCs w:val="22"/>
          </w:rPr>
          <w:delText xml:space="preserve">del proyecto</w:delText>
        </w:r>
      </w:del>
      <w:commentRangeStart w:id="117"/>
      <w:ins w:id="998" w:author="LSSM" w:date="2026-09-10T12:00:00Z">
        <w:r>
          <w:rPr>
            <w:rFonts w:ascii="Liberation Serif" w:cs="Liberation Serif" w:eastAsia="Liberation Serif" w:hAnsi="Liberation Serif"/>
            <w:b w:val="false"/>
            <w:bCs w:val="false"/>
            <w:i w:val="false"/>
            <w:iCs w:val="false"/>
            <w:color w:val="1A1A1A"/>
            <w:sz w:val="22"/>
            <w:szCs w:val="22"/>
          </w:rPr>
          <w:t xml:space="preserve">conforme a la Cláusula Décima, con las precisiones de medición de esta Sección. La validación funcional del código no exige la entrega anticipada del código fuente ni de los repositorios, cuya transferencia se realiza contra las exhibiciones efectivamente pagadas</w:t>
        </w:r>
      </w:ins>
      <w:commentRangeEnd w:id="117"/>
      <w:r>
        <w:commentReference w:id="117"/>
      </w:r>
      <w:r>
        <w:rPr>
          <w:rFonts w:ascii="Liberation Serif" w:cs="Liberation Serif" w:eastAsia="Liberation Serif" w:hAnsi="Liberation Serif"/>
          <w:b w:val="false"/>
          <w:bCs w:val="false"/>
          <w:i w:val="false"/>
          <w:iCs w:val="false"/>
          <w:color w:val="1A1A1A"/>
          <w:sz w:val="22"/>
          <w:szCs w:val="22"/>
        </w:rPr>
        <w:t xml:space="preserve"> conforme a la Cláusula </w:t>
      </w:r>
      <w:del w:id="999" w:author="LSSM" w:date="2026-09-10T12:00:00Z">
        <w:r>
          <w:rPr>
            <w:rFonts w:ascii="Liberation Serif" w:cs="Liberation Serif" w:eastAsia="Liberation Serif" w:hAnsi="Liberation Serif"/>
            <w:b w:val="false"/>
            <w:bCs w:val="false"/>
            <w:i w:val="false"/>
            <w:iCs w:val="false"/>
            <w:color w:val="1A1A1A"/>
            <w:sz w:val="22"/>
            <w:szCs w:val="22"/>
          </w:rPr>
          <w:delText xml:space="preserve">Décima</w:delText>
        </w:r>
      </w:del>
      <w:ins w:id="1000" w:author="LSSM" w:date="2026-09-10T12:00:00Z">
        <w:r>
          <w:rPr>
            <w:rFonts w:ascii="Liberation Serif" w:cs="Liberation Serif" w:eastAsia="Liberation Serif" w:hAnsi="Liberation Serif"/>
            <w:b w:val="false"/>
            <w:bCs w:val="false"/>
            <w:i w:val="false"/>
            <w:iCs w:val="false"/>
            <w:color w:val="1A1A1A"/>
            <w:sz w:val="22"/>
            <w:szCs w:val="22"/>
          </w:rPr>
          <w:t xml:space="preserve">Novena, Sección III</w:t>
        </w:r>
      </w:ins>
      <w:r>
        <w:rPr>
          <w:rFonts w:ascii="Liberation Serif" w:cs="Liberation Serif" w:eastAsia="Liberation Serif" w:hAnsi="Liberation Serif"/>
          <w:b w:val="false"/>
          <w:bCs w:val="false"/>
          <w:i w:val="false"/>
          <w:iCs w:val="false"/>
          <w:color w:val="1A1A1A"/>
          <w:sz w:val="22"/>
          <w:szCs w:val="22"/>
        </w:rPr>
        <w:t xml:space="preserve">. El KPI de </w:t>
      </w:r>
      <w:r>
        <w:rPr>
          <w:rFonts w:ascii="Liberation Serif" w:cs="Liberation Serif" w:eastAsia="Liberation Serif" w:hAnsi="Liberation Serif"/>
          <w:b/>
          <w:bCs/>
          <w:i w:val="false"/>
          <w:iCs w:val="false"/>
          <w:color w:val="1A1A1A"/>
          <w:sz w:val="22"/>
          <w:szCs w:val="22"/>
        </w:rPr>
        <w:t xml:space="preserve">cobertura de keywords unbranded</w:t>
      </w:r>
      <w:r>
        <w:rPr>
          <w:rFonts w:ascii="Liberation Serif" w:cs="Liberation Serif" w:eastAsia="Liberation Serif" w:hAnsi="Liberation Serif"/>
          <w:b w:val="false"/>
          <w:bCs w:val="false"/>
          <w:i w:val="false"/>
          <w:iCs w:val="false"/>
          <w:color w:val="1A1A1A"/>
          <w:sz w:val="22"/>
          <w:szCs w:val="22"/>
        </w:rPr>
        <w:t xml:space="preserve"> se medirá a los </w:t>
      </w:r>
      <w:r>
        <w:rPr>
          <w:rFonts w:ascii="Liberation Serif" w:cs="Liberation Serif" w:eastAsia="Liberation Serif" w:hAnsi="Liberation Serif"/>
          <w:b/>
          <w:bCs/>
          <w:i w:val="false"/>
          <w:iCs w:val="false"/>
          <w:color w:val="1A1A1A"/>
          <w:sz w:val="22"/>
          <w:szCs w:val="22"/>
        </w:rPr>
        <w:t xml:space="preserve">12 (doce) meses del Lanzamiento en Firme</w:t>
      </w:r>
      <w:r>
        <w:rPr>
          <w:rFonts w:ascii="Liberation Serif" w:cs="Liberation Serif" w:eastAsia="Liberation Serif" w:hAnsi="Liberation Serif"/>
          <w:b w:val="false"/>
          <w:bCs w:val="false"/>
          <w:i w:val="false"/>
          <w:iCs w:val="false"/>
          <w:color w:val="1A1A1A"/>
          <w:sz w:val="22"/>
          <w:szCs w:val="22"/>
        </w:rPr>
        <w:t xml:space="preserve">, siempre que durante dicho periodo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iguala del Proyecto A se haya mantenido vigente y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EL CLIENTE haya mantenido al día las aportaciones del Anexo Uno; su verificación </w:t>
      </w:r>
      <w:r>
        <w:rPr>
          <w:rFonts w:ascii="Liberation Serif" w:cs="Liberation Serif" w:eastAsia="Liberation Serif" w:hAnsi="Liberation Serif"/>
          <w:b/>
          <w:bCs/>
          <w:i w:val="false"/>
          <w:iCs w:val="false"/>
          <w:color w:val="1A1A1A"/>
          <w:sz w:val="22"/>
          <w:szCs w:val="22"/>
        </w:rPr>
        <w:t xml:space="preserve">no condiciona la aprobación final del proyecto</w:t>
      </w:r>
      <w:r>
        <w:rPr>
          <w:rFonts w:ascii="Liberation Serif" w:cs="Liberation Serif" w:eastAsia="Liberation Serif" w:hAnsi="Liberation Serif"/>
          <w:b w:val="false"/>
          <w:bCs w:val="false"/>
          <w:i w:val="false"/>
          <w:iCs w:val="false"/>
          <w:color w:val="1A1A1A"/>
          <w:sz w:val="22"/>
          <w:szCs w:val="22"/>
        </w:rPr>
        <w:t xml:space="preserve"> ni genera los remedios de la Cláusula Décima, y su eventual incumplimiento habilita únicamente el plan de remediación previsto en la Cláusula Décima Quinta, ejecutado con cargo a la bolsa de horas de la iguala.</w:t>
      </w:r>
    </w:p>
    <w:p>
      <w:pPr>
        <w:spacing w:after="140" w:line="264"/>
        <w:jc w:val="both"/>
      </w:pPr>
      <w:commentRangeStart w:id="118"/>
      <w:ins w:id="1001" w:author="LSSM" w:date="2026-09-10T12:00:00Z">
        <w:r>
          <w:rPr>
            <w:rFonts w:ascii="Liberation Serif" w:cs="Liberation Serif" w:eastAsia="Liberation Serif" w:hAnsi="Liberation Serif"/>
            <w:b w:val="false"/>
            <w:bCs w:val="false"/>
            <w:i w:val="false"/>
            <w:iCs w:val="false"/>
            <w:color w:val="1A1A1A"/>
            <w:sz w:val="22"/>
            <w:szCs w:val="22"/>
          </w:rPr>
          <w:t xml:space="preserve">La verificación se realizará sobre los entregables comprendidos en este Anexo y con las herramientas indicadas en la tabla, considerando la infraestructura, accesos e insumos que EL CLIENTE debe proporcionar conforme al Anexo Uno. Las deficiencias atribuibles a dichos elementos se regirán por la Cláusula Décima, inciso b), y no se imputarán a EL PRESTADOR.</w:t>
        </w:r>
      </w:ins>
      <w:commentRangeEnd w:id="118"/>
      <w:r>
        <w:commentReference w:id="118"/>
      </w:r>
    </w:p>
    <w:p>
      <w:pPr>
        <w:spacing w:after="140" w:line="264"/>
        <w:jc w:val="both"/>
      </w:pPr>
      <w:ins w:id="1002" w:author="LSSM" w:date="2026-09-10T12:00:00Z">
        <w:r>
          <w:rPr>
            <w:rFonts w:ascii="Liberation Serif" w:cs="Liberation Serif" w:eastAsia="Liberation Serif" w:hAnsi="Liberation Serif"/>
            <w:b w:val="false"/>
            <w:bCs w:val="false"/>
            <w:i w:val="false"/>
            <w:iCs w:val="false"/>
            <w:color w:val="1A1A1A"/>
            <w:sz w:val="22"/>
            <w:szCs w:val="22"/>
          </w:rPr>
          <w:t xml:space="preserve">Cuando una herramienta no permita verificar al Lanzamiento en Firme una métrica por falta de datos de uso real del nuevo sitio, esa circunstancia se documentará y la verificación de la métrica pendiente se realizará durante el Periodo de Estabilización en cuanto la información esté disponible. La ausencia de datos de la herramienta no constituye por sí misma un Defecto ni impide la aprobación final cuando el cumplimiento de las especificaciones correspondientes pueda comprobarse en las pruebas del proyecto. Los incumplimientos efectivamente identificados e imputables a EL PRESTADOR se atenderán conforme a las Cláusulas Décima, Décima Segunda y Décima Quinta, según corresponda.</w:t>
        </w:r>
      </w:ins>
    </w:p>
    <w:p>
      <w:pPr>
        <w:spacing w:after="140" w:line="264"/>
        <w:jc w:val="both"/>
      </w:pPr>
      <w:ins w:id="1003" w:author="LSSM" w:date="2026-09-10T12:00:00Z">
        <w:r>
          <w:rPr>
            <w:rFonts w:ascii="Liberation Serif" w:cs="Liberation Serif" w:eastAsia="Liberation Serif" w:hAnsi="Liberation Serif"/>
            <w:b w:val="false"/>
            <w:bCs w:val="false"/>
            <w:i w:val="false"/>
            <w:iCs w:val="false"/>
            <w:color w:val="1A1A1A"/>
            <w:sz w:val="22"/>
            <w:szCs w:val="22"/>
          </w:rPr>
          <w:t xml:space="preserve">El KPI de cobertura de keywords unbranded conserva exclusivamente el régimen de medición a 12 (doce) meses, las condiciones y el remedio ya establecidos en esta Sección. Su incumplimiento no se equipara al incumplimiento de los KPIs de implementación ni genera las penas del Anexo Cinco. Para su comparación se utilizarán de manera consistente la fuente, el ámbito y los criterios de la auditoría que constituye la línea base.</w:t>
        </w:r>
      </w:ins>
    </w:p>
    <w:p>
      <w:pPr>
        <w:pStyle w:val="Heading2"/>
        <w:keepNext/>
        <w:spacing w:after="140" w:before="280"/>
      </w:pPr>
      <w:commentRangeStart w:id="119"/>
      <w:ins w:id="1004" w:author="LSSM" w:date="2026-09-10T12:00:00Z">
        <w:r>
          <w:rPr>
            <w:rFonts w:ascii="Liberation Serif" w:cs="Liberation Serif" w:eastAsia="Liberation Serif" w:hAnsi="Liberation Serif"/>
            <w:b/>
            <w:bCs/>
            <w:i w:val="false"/>
            <w:iCs w:val="false"/>
            <w:color w:val="1A1A1A"/>
            <w:sz w:val="24"/>
            <w:szCs w:val="24"/>
          </w:rPr>
          <w:t xml:space="preserve">Sección V — Inventario de entrega y Componentes Preexistentes (Cláusula Décima Sexta)</w:t>
        </w:r>
      </w:ins>
      <w:commentRangeEnd w:id="119"/>
      <w:r>
        <w:commentReference w:id="119"/>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600"/>
        <w:gridCol w:w="2160"/>
        <w:gridCol w:w="3600"/>
      </w:tblGrid>
      <w:tr>
        <w:trPr>
          <w:cantSplit/>
          <w:tblHeader/>
        </w:trPr>
        <w:tc>
          <w:tcPr>
            <w:tcW w:type="dxa" w:w="3600"/>
            <w:shd w:fill="EEF2F5" w:color="auto" w:val="clear"/>
            <w:tcMar>
              <w:top w:type="dxa" w:w="60"/>
              <w:left w:type="dxa" w:w="90"/>
              <w:bottom w:type="dxa" w:w="60"/>
              <w:right w:type="dxa" w:w="90"/>
            </w:tcMar>
            <w:vAlign w:val="top"/>
          </w:tcPr>
          <w:p>
            <w:pPr>
              <w:spacing w:after="0" w:line="252"/>
            </w:pPr>
            <w:ins w:id="1005" w:author="LSSM" w:date="2026-09-10T12:00:00Z">
              <w:r>
                <w:rPr>
                  <w:rFonts w:ascii="Liberation Serif" w:cs="Liberation Serif" w:eastAsia="Liberation Serif" w:hAnsi="Liberation Serif"/>
                  <w:b/>
                  <w:bCs/>
                  <w:i w:val="false"/>
                  <w:iCs w:val="false"/>
                  <w:color w:val="1A1A1A"/>
                  <w:sz w:val="19"/>
                  <w:szCs w:val="19"/>
                </w:rPr>
                <w:t xml:space="preserve">Componente</w:t>
              </w:r>
            </w:ins>
          </w:p>
        </w:tc>
        <w:tc>
          <w:tcPr>
            <w:tcW w:type="dxa" w:w="2160"/>
            <w:shd w:fill="EEF2F5" w:color="auto" w:val="clear"/>
            <w:tcMar>
              <w:top w:type="dxa" w:w="60"/>
              <w:left w:type="dxa" w:w="90"/>
              <w:bottom w:type="dxa" w:w="60"/>
              <w:right w:type="dxa" w:w="90"/>
            </w:tcMar>
            <w:vAlign w:val="top"/>
          </w:tcPr>
          <w:p>
            <w:pPr>
              <w:spacing w:after="0" w:line="252"/>
            </w:pPr>
            <w:ins w:id="1006" w:author="LSSM" w:date="2026-09-10T12:00:00Z">
              <w:r>
                <w:rPr>
                  <w:rFonts w:ascii="Liberation Serif" w:cs="Liberation Serif" w:eastAsia="Liberation Serif" w:hAnsi="Liberation Serif"/>
                  <w:b/>
                  <w:bCs/>
                  <w:i w:val="false"/>
                  <w:iCs w:val="false"/>
                  <w:color w:val="1A1A1A"/>
                  <w:sz w:val="19"/>
                  <w:szCs w:val="19"/>
                </w:rPr>
                <w:t xml:space="preserve">Naturaleza</w:t>
              </w:r>
            </w:ins>
          </w:p>
        </w:tc>
        <w:tc>
          <w:tcPr>
            <w:tcW w:type="dxa" w:w="3600"/>
            <w:shd w:fill="EEF2F5" w:color="auto" w:val="clear"/>
            <w:tcMar>
              <w:top w:type="dxa" w:w="60"/>
              <w:left w:type="dxa" w:w="90"/>
              <w:bottom w:type="dxa" w:w="60"/>
              <w:right w:type="dxa" w:w="90"/>
            </w:tcMar>
            <w:vAlign w:val="top"/>
          </w:tcPr>
          <w:p>
            <w:pPr>
              <w:spacing w:after="0" w:line="252"/>
            </w:pPr>
            <w:ins w:id="1007" w:author="LSSM" w:date="2026-09-10T12:00:00Z">
              <w:r>
                <w:rPr>
                  <w:rFonts w:ascii="Liberation Serif" w:cs="Liberation Serif" w:eastAsia="Liberation Serif" w:hAnsi="Liberation Serif"/>
                  <w:b/>
                  <w:bCs/>
                  <w:i w:val="false"/>
                  <w:iCs w:val="false"/>
                  <w:color w:val="1A1A1A"/>
                  <w:sz w:val="19"/>
                  <w:szCs w:val="19"/>
                </w:rPr>
                <w:t xml:space="preserve">Qué recibe EL CLIENTE</w:t>
              </w:r>
            </w:ins>
          </w:p>
        </w:tc>
      </w:tr>
      <w:tr>
        <w:trPr>
          <w:cantSplit/>
          <w:tblHeader w:val="false"/>
        </w:trPr>
        <w:tc>
          <w:tcPr>
            <w:tcW w:type="dxa" w:w="3600"/>
            <w:tcMar>
              <w:top w:type="dxa" w:w="60"/>
              <w:left w:type="dxa" w:w="90"/>
              <w:bottom w:type="dxa" w:w="60"/>
              <w:right w:type="dxa" w:w="90"/>
            </w:tcMar>
            <w:vAlign w:val="top"/>
          </w:tcPr>
          <w:p>
            <w:pPr>
              <w:spacing w:after="0" w:line="252"/>
            </w:pPr>
            <w:ins w:id="1008" w:author="LSSM" w:date="2026-09-10T12:00:00Z">
              <w:r>
                <w:rPr>
                  <w:rFonts w:ascii="Liberation Serif" w:cs="Liberation Serif" w:eastAsia="Liberation Serif" w:hAnsi="Liberation Serif"/>
                  <w:b w:val="false"/>
                  <w:bCs w:val="false"/>
                  <w:i w:val="false"/>
                  <w:iCs w:val="false"/>
                  <w:color w:val="1A1A1A"/>
                  <w:sz w:val="19"/>
                  <w:szCs w:val="19"/>
                </w:rPr>
                <w:t xml:space="preserve">Código fuente del sitio (Next.js, React, TypeScript, Tailwind), plantillas de página, configuración del CMS y del tablero</w:t>
              </w:r>
            </w:ins>
          </w:p>
        </w:tc>
        <w:tc>
          <w:tcPr>
            <w:tcW w:type="dxa" w:w="2160"/>
            <w:tcMar>
              <w:top w:type="dxa" w:w="60"/>
              <w:left w:type="dxa" w:w="90"/>
              <w:bottom w:type="dxa" w:w="60"/>
              <w:right w:type="dxa" w:w="90"/>
            </w:tcMar>
            <w:vAlign w:val="top"/>
          </w:tcPr>
          <w:p>
            <w:pPr>
              <w:spacing w:after="0" w:line="252"/>
            </w:pPr>
            <w:ins w:id="1009" w:author="LSSM" w:date="2026-09-10T12:00:00Z">
              <w:r>
                <w:rPr>
                  <w:rFonts w:ascii="Liberation Serif" w:cs="Liberation Serif" w:eastAsia="Liberation Serif" w:hAnsi="Liberation Serif"/>
                  <w:b w:val="false"/>
                  <w:bCs w:val="false"/>
                  <w:i w:val="false"/>
                  <w:iCs w:val="false"/>
                  <w:color w:val="1A1A1A"/>
                  <w:sz w:val="19"/>
                  <w:szCs w:val="19"/>
                </w:rPr>
                <w:t xml:space="preserve">Desarrollo específico</w:t>
              </w:r>
            </w:ins>
          </w:p>
        </w:tc>
        <w:tc>
          <w:tcPr>
            <w:tcW w:type="dxa" w:w="3600"/>
            <w:tcMar>
              <w:top w:type="dxa" w:w="60"/>
              <w:left w:type="dxa" w:w="90"/>
              <w:bottom w:type="dxa" w:w="60"/>
              <w:right w:type="dxa" w:w="90"/>
            </w:tcMar>
            <w:vAlign w:val="top"/>
          </w:tcPr>
          <w:p>
            <w:pPr>
              <w:spacing w:after="0" w:line="252"/>
            </w:pPr>
            <w:ins w:id="1010" w:author="LSSM" w:date="2026-09-10T12:00:00Z">
              <w:r>
                <w:rPr>
                  <w:rFonts w:ascii="Liberation Serif" w:cs="Liberation Serif" w:eastAsia="Liberation Serif" w:hAnsi="Liberation Serif"/>
                  <w:b w:val="false"/>
                  <w:bCs w:val="false"/>
                  <w:i w:val="false"/>
                  <w:iCs w:val="false"/>
                  <w:color w:val="1A1A1A"/>
                  <w:sz w:val="19"/>
                  <w:szCs w:val="19"/>
                </w:rPr>
                <w:t xml:space="preserve">Titularidad y código fuente en repositorio, por mitades contra cada exhibición pagada (Cláusula Novena, Sección III)</w:t>
              </w:r>
            </w:ins>
          </w:p>
        </w:tc>
      </w:tr>
      <w:tr>
        <w:trPr>
          <w:cantSplit/>
          <w:tblHeader w:val="false"/>
        </w:trPr>
        <w:tc>
          <w:tcPr>
            <w:tcW w:type="dxa" w:w="3600"/>
            <w:tcMar>
              <w:top w:type="dxa" w:w="60"/>
              <w:left w:type="dxa" w:w="90"/>
              <w:bottom w:type="dxa" w:w="60"/>
              <w:right w:type="dxa" w:w="90"/>
            </w:tcMar>
            <w:vAlign w:val="top"/>
          </w:tcPr>
          <w:p>
            <w:pPr>
              <w:spacing w:after="0" w:line="252"/>
            </w:pPr>
            <w:ins w:id="1011" w:author="LSSM" w:date="2026-09-10T12:00:00Z">
              <w:r>
                <w:rPr>
                  <w:rFonts w:ascii="Liberation Serif" w:cs="Liberation Serif" w:eastAsia="Liberation Serif" w:hAnsi="Liberation Serif"/>
                  <w:b w:val="false"/>
                  <w:bCs w:val="false"/>
                  <w:i w:val="false"/>
                  <w:iCs w:val="false"/>
                  <w:color w:val="1A1A1A"/>
                  <w:sz w:val="19"/>
                  <w:szCs w:val="19"/>
                </w:rPr>
                <w:t xml:space="preserve">Middleware de integración con el CRM de EL CLIENTE (mapeos, resolución de precios, escritura idempotente del prospecto)</w:t>
              </w:r>
            </w:ins>
          </w:p>
        </w:tc>
        <w:tc>
          <w:tcPr>
            <w:tcW w:type="dxa" w:w="2160"/>
            <w:tcMar>
              <w:top w:type="dxa" w:w="60"/>
              <w:left w:type="dxa" w:w="90"/>
              <w:bottom w:type="dxa" w:w="60"/>
              <w:right w:type="dxa" w:w="90"/>
            </w:tcMar>
            <w:vAlign w:val="top"/>
          </w:tcPr>
          <w:p>
            <w:pPr>
              <w:spacing w:after="0" w:line="252"/>
            </w:pPr>
            <w:ins w:id="1012" w:author="LSSM" w:date="2026-09-10T12:00:00Z">
              <w:r>
                <w:rPr>
                  <w:rFonts w:ascii="Liberation Serif" w:cs="Liberation Serif" w:eastAsia="Liberation Serif" w:hAnsi="Liberation Serif"/>
                  <w:b w:val="false"/>
                  <w:bCs w:val="false"/>
                  <w:i w:val="false"/>
                  <w:iCs w:val="false"/>
                  <w:color w:val="1A1A1A"/>
                  <w:sz w:val="19"/>
                  <w:szCs w:val="19"/>
                </w:rPr>
                <w:t xml:space="preserve">Desarrollo específico sobre frameworks de EL PRESTADOR</w:t>
              </w:r>
            </w:ins>
          </w:p>
        </w:tc>
        <w:tc>
          <w:tcPr>
            <w:tcW w:type="dxa" w:w="3600"/>
            <w:tcMar>
              <w:top w:type="dxa" w:w="60"/>
              <w:left w:type="dxa" w:w="90"/>
              <w:bottom w:type="dxa" w:w="60"/>
              <w:right w:type="dxa" w:w="90"/>
            </w:tcMar>
            <w:vAlign w:val="top"/>
          </w:tcPr>
          <w:p>
            <w:pPr>
              <w:spacing w:after="0" w:line="252"/>
            </w:pPr>
            <w:ins w:id="1013" w:author="LSSM" w:date="2026-09-10T12:00:00Z">
              <w:r>
                <w:rPr>
                  <w:rFonts w:ascii="Liberation Serif" w:cs="Liberation Serif" w:eastAsia="Liberation Serif" w:hAnsi="Liberation Serif"/>
                  <w:b w:val="false"/>
                  <w:bCs w:val="false"/>
                  <w:i w:val="false"/>
                  <w:iCs w:val="false"/>
                  <w:color w:val="1A1A1A"/>
                  <w:sz w:val="19"/>
                  <w:szCs w:val="19"/>
                </w:rPr>
                <w:t xml:space="preserve">Titularidad del desarrollo específico y su código fuente; los frameworks de uso general se entregan como paquetes bajo licencia</w:t>
              </w:r>
            </w:ins>
          </w:p>
        </w:tc>
      </w:tr>
      <w:tr>
        <w:trPr>
          <w:cantSplit/>
          <w:tblHeader w:val="false"/>
        </w:trPr>
        <w:tc>
          <w:tcPr>
            <w:tcW w:type="dxa" w:w="3600"/>
            <w:tcMar>
              <w:top w:type="dxa" w:w="60"/>
              <w:left w:type="dxa" w:w="90"/>
              <w:bottom w:type="dxa" w:w="60"/>
              <w:right w:type="dxa" w:w="90"/>
            </w:tcMar>
            <w:vAlign w:val="top"/>
          </w:tcPr>
          <w:p>
            <w:pPr>
              <w:spacing w:after="0" w:line="252"/>
            </w:pPr>
            <w:ins w:id="1014" w:author="LSSM" w:date="2026-09-10T12:00:00Z">
              <w:r>
                <w:rPr>
                  <w:rFonts w:ascii="Liberation Serif" w:cs="Liberation Serif" w:eastAsia="Liberation Serif" w:hAnsi="Liberation Serif"/>
                  <w:b w:val="false"/>
                  <w:bCs w:val="false"/>
                  <w:i w:val="false"/>
                  <w:iCs w:val="false"/>
                  <w:color w:val="1A1A1A"/>
                  <w:sz w:val="19"/>
                  <w:szCs w:val="19"/>
                </w:rPr>
                <w:t xml:space="preserve">Contenido editorial de las 148 páginas, imágenes producidas para EL CLIENTE, video institucional y animaciones</w:t>
              </w:r>
            </w:ins>
          </w:p>
        </w:tc>
        <w:tc>
          <w:tcPr>
            <w:tcW w:type="dxa" w:w="2160"/>
            <w:tcMar>
              <w:top w:type="dxa" w:w="60"/>
              <w:left w:type="dxa" w:w="90"/>
              <w:bottom w:type="dxa" w:w="60"/>
              <w:right w:type="dxa" w:w="90"/>
            </w:tcMar>
            <w:vAlign w:val="top"/>
          </w:tcPr>
          <w:p>
            <w:pPr>
              <w:spacing w:after="0" w:line="252"/>
            </w:pPr>
            <w:ins w:id="1015" w:author="LSSM" w:date="2026-09-10T12:00:00Z">
              <w:r>
                <w:rPr>
                  <w:rFonts w:ascii="Liberation Serif" w:cs="Liberation Serif" w:eastAsia="Liberation Serif" w:hAnsi="Liberation Serif"/>
                  <w:b w:val="false"/>
                  <w:bCs w:val="false"/>
                  <w:i w:val="false"/>
                  <w:iCs w:val="false"/>
                  <w:color w:val="1A1A1A"/>
                  <w:sz w:val="19"/>
                  <w:szCs w:val="19"/>
                </w:rPr>
                <w:t xml:space="preserve">Obra por encargo</w:t>
              </w:r>
            </w:ins>
          </w:p>
        </w:tc>
        <w:tc>
          <w:tcPr>
            <w:tcW w:type="dxa" w:w="3600"/>
            <w:tcMar>
              <w:top w:type="dxa" w:w="60"/>
              <w:left w:type="dxa" w:w="90"/>
              <w:bottom w:type="dxa" w:w="60"/>
              <w:right w:type="dxa" w:w="90"/>
            </w:tcMar>
            <w:vAlign w:val="top"/>
          </w:tcPr>
          <w:p>
            <w:pPr>
              <w:spacing w:after="0" w:line="252"/>
            </w:pPr>
            <w:ins w:id="1016" w:author="LSSM" w:date="2026-09-10T12:00:00Z">
              <w:r>
                <w:rPr>
                  <w:rFonts w:ascii="Liberation Serif" w:cs="Liberation Serif" w:eastAsia="Liberation Serif" w:hAnsi="Liberation Serif"/>
                  <w:b w:val="false"/>
                  <w:bCs w:val="false"/>
                  <w:i w:val="false"/>
                  <w:iCs w:val="false"/>
                  <w:color w:val="1A1A1A"/>
                  <w:sz w:val="19"/>
                  <w:szCs w:val="19"/>
                </w:rPr>
                <w:t xml:space="preserve">Titularidad y archivos finales</w:t>
              </w:r>
            </w:ins>
          </w:p>
        </w:tc>
      </w:tr>
      <w:tr>
        <w:trPr>
          <w:cantSplit/>
          <w:tblHeader w:val="false"/>
        </w:trPr>
        <w:tc>
          <w:tcPr>
            <w:tcW w:type="dxa" w:w="3600"/>
            <w:tcMar>
              <w:top w:type="dxa" w:w="60"/>
              <w:left w:type="dxa" w:w="90"/>
              <w:bottom w:type="dxa" w:w="60"/>
              <w:right w:type="dxa" w:w="90"/>
            </w:tcMar>
            <w:vAlign w:val="top"/>
          </w:tcPr>
          <w:p>
            <w:pPr>
              <w:spacing w:after="0" w:line="252"/>
            </w:pPr>
            <w:ins w:id="1017" w:author="LSSM" w:date="2026-09-10T12:00:00Z">
              <w:r>
                <w:rPr>
                  <w:rFonts w:ascii="Liberation Serif" w:cs="Liberation Serif" w:eastAsia="Liberation Serif" w:hAnsi="Liberation Serif"/>
                  <w:b w:val="false"/>
                  <w:bCs w:val="false"/>
                  <w:i w:val="false"/>
                  <w:iCs w:val="false"/>
                  <w:color w:val="1A1A1A"/>
                  <w:sz w:val="19"/>
                  <w:szCs w:val="19"/>
                </w:rPr>
                <w:t xml:space="preserve">Base de conocimiento, prompts y configuración de “BES” específicos de EL CLIENTE</w:t>
              </w:r>
            </w:ins>
          </w:p>
        </w:tc>
        <w:tc>
          <w:tcPr>
            <w:tcW w:type="dxa" w:w="2160"/>
            <w:tcMar>
              <w:top w:type="dxa" w:w="60"/>
              <w:left w:type="dxa" w:w="90"/>
              <w:bottom w:type="dxa" w:w="60"/>
              <w:right w:type="dxa" w:w="90"/>
            </w:tcMar>
            <w:vAlign w:val="top"/>
          </w:tcPr>
          <w:p>
            <w:pPr>
              <w:spacing w:after="0" w:line="252"/>
            </w:pPr>
            <w:ins w:id="1018" w:author="LSSM" w:date="2026-09-10T12:00:00Z">
              <w:r>
                <w:rPr>
                  <w:rFonts w:ascii="Liberation Serif" w:cs="Liberation Serif" w:eastAsia="Liberation Serif" w:hAnsi="Liberation Serif"/>
                  <w:b w:val="false"/>
                  <w:bCs w:val="false"/>
                  <w:i w:val="false"/>
                  <w:iCs w:val="false"/>
                  <w:color w:val="1A1A1A"/>
                  <w:sz w:val="19"/>
                  <w:szCs w:val="19"/>
                </w:rPr>
                <w:t xml:space="preserve">Desarrollo específico</w:t>
              </w:r>
            </w:ins>
          </w:p>
        </w:tc>
        <w:tc>
          <w:tcPr>
            <w:tcW w:type="dxa" w:w="3600"/>
            <w:tcMar>
              <w:top w:type="dxa" w:w="60"/>
              <w:left w:type="dxa" w:w="90"/>
              <w:bottom w:type="dxa" w:w="60"/>
              <w:right w:type="dxa" w:w="90"/>
            </w:tcMar>
            <w:vAlign w:val="top"/>
          </w:tcPr>
          <w:p>
            <w:pPr>
              <w:spacing w:after="0" w:line="252"/>
            </w:pPr>
            <w:ins w:id="1019" w:author="LSSM" w:date="2026-09-10T12:00:00Z">
              <w:r>
                <w:rPr>
                  <w:rFonts w:ascii="Liberation Serif" w:cs="Liberation Serif" w:eastAsia="Liberation Serif" w:hAnsi="Liberation Serif"/>
                  <w:b w:val="false"/>
                  <w:bCs w:val="false"/>
                  <w:i w:val="false"/>
                  <w:iCs w:val="false"/>
                  <w:color w:val="1A1A1A"/>
                  <w:sz w:val="19"/>
                  <w:szCs w:val="19"/>
                </w:rPr>
                <w:t xml:space="preserve">Titularidad y archivos de configuración</w:t>
              </w:r>
            </w:ins>
          </w:p>
        </w:tc>
      </w:tr>
      <w:tr>
        <w:trPr>
          <w:cantSplit/>
          <w:tblHeader w:val="false"/>
        </w:trPr>
        <w:tc>
          <w:tcPr>
            <w:tcW w:type="dxa" w:w="3600"/>
            <w:tcMar>
              <w:top w:type="dxa" w:w="60"/>
              <w:left w:type="dxa" w:w="90"/>
              <w:bottom w:type="dxa" w:w="60"/>
              <w:right w:type="dxa" w:w="90"/>
            </w:tcMar>
            <w:vAlign w:val="top"/>
          </w:tcPr>
          <w:p>
            <w:pPr>
              <w:spacing w:after="0" w:line="252"/>
            </w:pPr>
            <w:ins w:id="1020" w:author="LSSM" w:date="2026-09-10T12:00:00Z">
              <w:r>
                <w:rPr>
                  <w:rFonts w:ascii="Liberation Serif" w:cs="Liberation Serif" w:eastAsia="Liberation Serif" w:hAnsi="Liberation Serif"/>
                  <w:b w:val="false"/>
                  <w:bCs w:val="false"/>
                  <w:i w:val="false"/>
                  <w:iCs w:val="false"/>
                  <w:color w:val="1A1A1A"/>
                  <w:sz w:val="19"/>
                  <w:szCs w:val="19"/>
                </w:rPr>
                <w:t xml:space="preserve">Motor conversacional base de “BES” (orquestación, gestión de diálogo, integración con plataformas de voz y modelo de razonamiento)</w:t>
              </w:r>
            </w:ins>
          </w:p>
        </w:tc>
        <w:tc>
          <w:tcPr>
            <w:tcW w:type="dxa" w:w="2160"/>
            <w:tcMar>
              <w:top w:type="dxa" w:w="60"/>
              <w:left w:type="dxa" w:w="90"/>
              <w:bottom w:type="dxa" w:w="60"/>
              <w:right w:type="dxa" w:w="90"/>
            </w:tcMar>
            <w:vAlign w:val="top"/>
          </w:tcPr>
          <w:p>
            <w:pPr>
              <w:spacing w:after="0" w:line="252"/>
            </w:pPr>
            <w:ins w:id="1021" w:author="LSSM" w:date="2026-09-10T12:00:00Z">
              <w:r>
                <w:rPr>
                  <w:rFonts w:ascii="Liberation Serif" w:cs="Liberation Serif" w:eastAsia="Liberation Serif" w:hAnsi="Liberation Serif"/>
                  <w:b w:val="false"/>
                  <w:bCs w:val="false"/>
                  <w:i w:val="false"/>
                  <w:iCs w:val="false"/>
                  <w:color w:val="1A1A1A"/>
                  <w:sz w:val="19"/>
                  <w:szCs w:val="19"/>
                </w:rPr>
                <w:t xml:space="preserve">Componente Preexistente</w:t>
              </w:r>
            </w:ins>
          </w:p>
        </w:tc>
        <w:tc>
          <w:tcPr>
            <w:tcW w:type="dxa" w:w="3600"/>
            <w:tcMar>
              <w:top w:type="dxa" w:w="60"/>
              <w:left w:type="dxa" w:w="90"/>
              <w:bottom w:type="dxa" w:w="60"/>
              <w:right w:type="dxa" w:w="90"/>
            </w:tcMar>
            <w:vAlign w:val="top"/>
          </w:tcPr>
          <w:p>
            <w:pPr>
              <w:spacing w:after="0" w:line="252"/>
            </w:pPr>
            <w:ins w:id="1022" w:author="LSSM" w:date="2026-09-10T12:00:00Z">
              <w:r>
                <w:rPr>
                  <w:rFonts w:ascii="Liberation Serif" w:cs="Liberation Serif" w:eastAsia="Liberation Serif" w:hAnsi="Liberation Serif"/>
                  <w:b w:val="false"/>
                  <w:bCs w:val="false"/>
                  <w:i w:val="false"/>
                  <w:iCs w:val="false"/>
                  <w:color w:val="1A1A1A"/>
                  <w:sz w:val="19"/>
                  <w:szCs w:val="19"/>
                </w:rPr>
                <w:t xml:space="preserve">Licencia de uso como parte de los entregables (Cláusula Décima Sexta, fracción II); no se entrega en código fuente</w:t>
              </w:r>
            </w:ins>
          </w:p>
        </w:tc>
      </w:tr>
      <w:tr>
        <w:trPr>
          <w:cantSplit/>
          <w:tblHeader w:val="false"/>
        </w:trPr>
        <w:tc>
          <w:tcPr>
            <w:tcW w:type="dxa" w:w="3600"/>
            <w:tcMar>
              <w:top w:type="dxa" w:w="60"/>
              <w:left w:type="dxa" w:w="90"/>
              <w:bottom w:type="dxa" w:w="60"/>
              <w:right w:type="dxa" w:w="90"/>
            </w:tcMar>
            <w:vAlign w:val="top"/>
          </w:tcPr>
          <w:p>
            <w:pPr>
              <w:spacing w:after="0" w:line="252"/>
            </w:pPr>
            <w:ins w:id="1023" w:author="LSSM" w:date="2026-09-10T12:00:00Z">
              <w:r>
                <w:rPr>
                  <w:rFonts w:ascii="Liberation Serif" w:cs="Liberation Serif" w:eastAsia="Liberation Serif" w:hAnsi="Liberation Serif"/>
                  <w:b w:val="false"/>
                  <w:bCs w:val="false"/>
                  <w:i w:val="false"/>
                  <w:iCs w:val="false"/>
                  <w:color w:val="1A1A1A"/>
                  <w:sz w:val="19"/>
                  <w:szCs w:val="19"/>
                </w:rPr>
                <w:t xml:space="preserve">Plantillas maestras de contenido, prompts de sistema de uso general, metodologías y herramientas de desarrollo</w:t>
              </w:r>
            </w:ins>
          </w:p>
        </w:tc>
        <w:tc>
          <w:tcPr>
            <w:tcW w:type="dxa" w:w="2160"/>
            <w:tcMar>
              <w:top w:type="dxa" w:w="60"/>
              <w:left w:type="dxa" w:w="90"/>
              <w:bottom w:type="dxa" w:w="60"/>
              <w:right w:type="dxa" w:w="90"/>
            </w:tcMar>
            <w:vAlign w:val="top"/>
          </w:tcPr>
          <w:p>
            <w:pPr>
              <w:spacing w:after="0" w:line="252"/>
            </w:pPr>
            <w:ins w:id="1024" w:author="LSSM" w:date="2026-09-10T12:00:00Z">
              <w:r>
                <w:rPr>
                  <w:rFonts w:ascii="Liberation Serif" w:cs="Liberation Serif" w:eastAsia="Liberation Serif" w:hAnsi="Liberation Serif"/>
                  <w:b w:val="false"/>
                  <w:bCs w:val="false"/>
                  <w:i w:val="false"/>
                  <w:iCs w:val="false"/>
                  <w:color w:val="1A1A1A"/>
                  <w:sz w:val="19"/>
                  <w:szCs w:val="19"/>
                </w:rPr>
                <w:t xml:space="preserve">Componente Preexistente</w:t>
              </w:r>
            </w:ins>
          </w:p>
        </w:tc>
        <w:tc>
          <w:tcPr>
            <w:tcW w:type="dxa" w:w="3600"/>
            <w:tcMar>
              <w:top w:type="dxa" w:w="60"/>
              <w:left w:type="dxa" w:w="90"/>
              <w:bottom w:type="dxa" w:w="60"/>
              <w:right w:type="dxa" w:w="90"/>
            </w:tcMar>
            <w:vAlign w:val="top"/>
          </w:tcPr>
          <w:p>
            <w:pPr>
              <w:spacing w:after="0" w:line="252"/>
            </w:pPr>
            <w:ins w:id="1025" w:author="LSSM" w:date="2026-09-10T12:00:00Z">
              <w:r>
                <w:rPr>
                  <w:rFonts w:ascii="Liberation Serif" w:cs="Liberation Serif" w:eastAsia="Liberation Serif" w:hAnsi="Liberation Serif"/>
                  <w:b w:val="false"/>
                  <w:bCs w:val="false"/>
                  <w:i w:val="false"/>
                  <w:iCs w:val="false"/>
                  <w:color w:val="1A1A1A"/>
                  <w:sz w:val="19"/>
                  <w:szCs w:val="19"/>
                </w:rPr>
                <w:t xml:space="preserve">Licencia de uso según se incorporen en los entregables; no se entregan</w:t>
              </w:r>
            </w:ins>
          </w:p>
        </w:tc>
      </w:tr>
      <w:tr>
        <w:trPr>
          <w:cantSplit/>
          <w:tblHeader w:val="false"/>
        </w:trPr>
        <w:tc>
          <w:tcPr>
            <w:tcW w:type="dxa" w:w="3600"/>
            <w:tcMar>
              <w:top w:type="dxa" w:w="60"/>
              <w:left w:type="dxa" w:w="90"/>
              <w:bottom w:type="dxa" w:w="60"/>
              <w:right w:type="dxa" w:w="90"/>
            </w:tcMar>
            <w:vAlign w:val="top"/>
          </w:tcPr>
          <w:p>
            <w:pPr>
              <w:spacing w:after="0" w:line="252"/>
            </w:pPr>
            <w:ins w:id="1026" w:author="LSSM" w:date="2026-09-10T12:00:00Z">
              <w:r>
                <w:rPr>
                  <w:rFonts w:ascii="Liberation Serif" w:cs="Liberation Serif" w:eastAsia="Liberation Serif" w:hAnsi="Liberation Serif"/>
                  <w:b w:val="false"/>
                  <w:bCs w:val="false"/>
                  <w:i w:val="false"/>
                  <w:iCs w:val="false"/>
                  <w:color w:val="1A1A1A"/>
                  <w:sz w:val="19"/>
                  <w:szCs w:val="19"/>
                </w:rPr>
                <w:t xml:space="preserve">Software de terceros y de código abierto</w:t>
              </w:r>
            </w:ins>
          </w:p>
        </w:tc>
        <w:tc>
          <w:tcPr>
            <w:tcW w:type="dxa" w:w="2160"/>
            <w:tcMar>
              <w:top w:type="dxa" w:w="60"/>
              <w:left w:type="dxa" w:w="90"/>
              <w:bottom w:type="dxa" w:w="60"/>
              <w:right w:type="dxa" w:w="90"/>
            </w:tcMar>
            <w:vAlign w:val="top"/>
          </w:tcPr>
          <w:p>
            <w:pPr>
              <w:spacing w:after="0" w:line="252"/>
            </w:pPr>
            <w:ins w:id="1027" w:author="LSSM" w:date="2026-09-10T12:00:00Z">
              <w:r>
                <w:rPr>
                  <w:rFonts w:ascii="Liberation Serif" w:cs="Liberation Serif" w:eastAsia="Liberation Serif" w:hAnsi="Liberation Serif"/>
                  <w:b w:val="false"/>
                  <w:bCs w:val="false"/>
                  <w:i w:val="false"/>
                  <w:iCs w:val="false"/>
                  <w:color w:val="1A1A1A"/>
                  <w:sz w:val="19"/>
                  <w:szCs w:val="19"/>
                </w:rPr>
                <w:t xml:space="preserve">Licencias de terceros</w:t>
              </w:r>
            </w:ins>
          </w:p>
        </w:tc>
        <w:tc>
          <w:tcPr>
            <w:tcW w:type="dxa" w:w="3600"/>
            <w:tcMar>
              <w:top w:type="dxa" w:w="60"/>
              <w:left w:type="dxa" w:w="90"/>
              <w:bottom w:type="dxa" w:w="60"/>
              <w:right w:type="dxa" w:w="90"/>
            </w:tcMar>
            <w:vAlign w:val="top"/>
          </w:tcPr>
          <w:p>
            <w:pPr>
              <w:spacing w:after="0" w:line="252"/>
            </w:pPr>
            <w:ins w:id="1028" w:author="LSSM" w:date="2026-09-10T12:00:00Z">
              <w:r>
                <w:rPr>
                  <w:rFonts w:ascii="Liberation Serif" w:cs="Liberation Serif" w:eastAsia="Liberation Serif" w:hAnsi="Liberation Serif"/>
                  <w:b w:val="false"/>
                  <w:bCs w:val="false"/>
                  <w:i w:val="false"/>
                  <w:iCs w:val="false"/>
                  <w:color w:val="1A1A1A"/>
                  <w:sz w:val="19"/>
                  <w:szCs w:val="19"/>
                </w:rPr>
                <w:t xml:space="preserve">Inventario (SBOM) con licencias en cada hito (Cláusula Décima Segunda, fracción V)</w:t>
              </w:r>
            </w:ins>
          </w:p>
        </w:tc>
      </w:tr>
    </w:tbl>
    <w:p>
      <w:pPr>
        <w:spacing w:after="120"/>
      </w:pP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Tres — Gastos variables de operación (informativo)</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Tres forma parte del Contrato con </w:t>
      </w:r>
      <w:r>
        <w:rPr>
          <w:rFonts w:ascii="Liberation Serif" w:cs="Liberation Serif" w:eastAsia="Liberation Serif" w:hAnsi="Liberation Serif"/>
          <w:b/>
          <w:bCs/>
          <w:i w:val="false"/>
          <w:iCs w:val="false"/>
          <w:color w:val="1A1A1A"/>
          <w:sz w:val="22"/>
          <w:szCs w:val="22"/>
        </w:rPr>
        <w:t xml:space="preserve">carácter exclusivamente informativo</w:t>
      </w:r>
      <w:r>
        <w:rPr>
          <w:rFonts w:ascii="Liberation Serif" w:cs="Liberation Serif" w:eastAsia="Liberation Serif" w:hAnsi="Liberation Serif"/>
          <w:b w:val="false"/>
          <w:bCs w:val="false"/>
          <w:i w:val="false"/>
          <w:iCs w:val="false"/>
          <w:color w:val="1A1A1A"/>
          <w:sz w:val="22"/>
          <w:szCs w:val="22"/>
        </w:rPr>
        <w:t xml:space="preserve">: presenta los </w:t>
      </w:r>
      <w:r>
        <w:rPr>
          <w:rFonts w:ascii="Liberation Serif" w:cs="Liberation Serif" w:eastAsia="Liberation Serif" w:hAnsi="Liberation Serif"/>
          <w:b/>
          <w:bCs/>
          <w:i w:val="false"/>
          <w:iCs w:val="false"/>
          <w:color w:val="1A1A1A"/>
          <w:sz w:val="22"/>
          <w:szCs w:val="22"/>
        </w:rPr>
        <w:t xml:space="preserve">valores aproximados de los gastos variables</w:t>
      </w:r>
      <w:r>
        <w:rPr>
          <w:rFonts w:ascii="Liberation Serif" w:cs="Liberation Serif" w:eastAsia="Liberation Serif" w:hAnsi="Liberation Serif"/>
          <w:b w:val="false"/>
          <w:bCs w:val="false"/>
          <w:i w:val="false"/>
          <w:iCs w:val="false"/>
          <w:color w:val="1A1A1A"/>
          <w:sz w:val="22"/>
          <w:szCs w:val="22"/>
        </w:rPr>
        <w:t xml:space="preserve"> que EL CLIENTE cubriría directamente a los proveedores de inteligencia artificial, voz y mensajería por la operación y manutención de los sistemas de los tres proyectos (Cláusula Décima Cuarta), con sus tarifas de referencia verificadas, los supuestos de volumen y tres escenarios (conservador, realista y optimista). Su contenido íntegro consta en el documento </w:t>
      </w:r>
      <w:r>
        <w:rPr>
          <w:rFonts w:ascii="Liberation Serif" w:cs="Liberation Serif" w:eastAsia="Liberation Serif" w:hAnsi="Liberation Serif"/>
          <w:b/>
          <w:bCs/>
          <w:i w:val="false"/>
          <w:iCs w:val="false"/>
          <w:color w:val="1A1A1A"/>
          <w:sz w:val="22"/>
          <w:szCs w:val="22"/>
        </w:rPr>
        <w:t xml:space="preserve">Gastos Operativos Variables</w:t>
      </w:r>
      <w:commentRangeStart w:id="120"/>
      <w:r>
        <w:rPr>
          <w:rFonts w:ascii="Liberation Serif" w:cs="Liberation Serif" w:eastAsia="Liberation Serif" w:hAnsi="Liberation Serif"/>
          <w:b w:val="false"/>
          <w:bCs w:val="false"/>
          <w:i w:val="false"/>
          <w:iCs w:val="false"/>
          <w:color w:val="1A1A1A"/>
          <w:sz w:val="22"/>
          <w:szCs w:val="22"/>
        </w:rPr>
        <w:t xml:space="preserve">, versión </w:t>
      </w:r>
      <w:del w:id="1029" w:author="LSSM" w:date="2026-09-10T12:00:00Z">
        <w:r>
          <w:rPr>
            <w:rFonts w:ascii="Liberation Serif" w:cs="Liberation Serif" w:eastAsia="Liberation Serif" w:hAnsi="Liberation Serif"/>
            <w:b w:val="false"/>
            <w:bCs w:val="false"/>
            <w:i w:val="false"/>
            <w:iCs w:val="false"/>
            <w:color w:val="1A1A1A"/>
            <w:sz w:val="22"/>
            <w:szCs w:val="22"/>
          </w:rPr>
          <w:delText xml:space="preserve">[●] de fecha [●]</w:delText>
        </w:r>
      </w:del>
      <w:ins w:id="1030" w:author="LSSM" w:date="2026-09-10T12:00:00Z">
        <w:r>
          <w:rPr>
            <w:rFonts w:ascii="Liberation Serif" w:cs="Liberation Serif" w:eastAsia="Liberation Serif" w:hAnsi="Liberation Serif"/>
            <w:b w:val="false"/>
            <w:bCs w:val="false"/>
            <w:i w:val="false"/>
            <w:iCs w:val="false"/>
            <w:color w:val="1A1A1A"/>
            <w:sz w:val="22"/>
            <w:szCs w:val="22"/>
          </w:rPr>
          <w:t xml:space="preserve">1.2, de julio de 2026, o la versión actualizada que las Partes acuerden antes de la firma</w:t>
        </w:r>
      </w:ins>
      <w:commentRangeEnd w:id="120"/>
      <w:r>
        <w:commentReference w:id="120"/>
      </w:r>
      <w:r>
        <w:rPr>
          <w:rFonts w:ascii="Liberation Serif" w:cs="Liberation Serif" w:eastAsia="Liberation Serif" w:hAnsi="Liberation Serif"/>
          <w:b w:val="false"/>
          <w:bCs w:val="false"/>
          <w:i w:val="false"/>
          <w:iCs w:val="false"/>
          <w:color w:val="1A1A1A"/>
          <w:sz w:val="22"/>
          <w:szCs w:val="22"/>
        </w:rPr>
        <w:t xml:space="preserve">, que se agrega como </w:t>
      </w:r>
      <w:r>
        <w:rPr>
          <w:rFonts w:ascii="Liberation Serif" w:cs="Liberation Serif" w:eastAsia="Liberation Serif" w:hAnsi="Liberation Serif"/>
          <w:b/>
          <w:bCs/>
          <w:i w:val="false"/>
          <w:iCs w:val="false"/>
          <w:color w:val="1A1A1A"/>
          <w:sz w:val="22"/>
          <w:szCs w:val="22"/>
        </w:rPr>
        <w:t xml:space="preserve">Apéndice Uno</w:t>
      </w:r>
      <w:r>
        <w:rPr>
          <w:rFonts w:ascii="Liberation Serif" w:cs="Liberation Serif" w:eastAsia="Liberation Serif" w:hAnsi="Liberation Serif"/>
          <w:b w:val="false"/>
          <w:bCs w:val="false"/>
          <w:i w:val="false"/>
          <w:iCs w:val="false"/>
          <w:color w:val="1A1A1A"/>
          <w:sz w:val="22"/>
          <w:szCs w:val="22"/>
        </w:rPr>
        <w:t xml:space="preserve"> de este Anexo y se tiene aquí por reproducido. Estas cifras son estimaciones de planeación: no modifican la Contraprestación, no generan obligación de pago a favor de EL PRESTADOR y su recalibración con datos reales no requiere convenio modificatorio.</w:t>
      </w:r>
    </w:p>
    <w:p>
      <w:pPr>
        <w:spacing w:after="140" w:line="264"/>
        <w:jc w:val="both"/>
      </w:pPr>
      <w:r>
        <w:rPr>
          <w:rFonts w:ascii="Liberation Serif" w:cs="Liberation Serif" w:eastAsia="Liberation Serif" w:hAnsi="Liberation Serif"/>
          <w:b/>
          <w:bCs/>
          <w:i w:val="false"/>
          <w:iCs w:val="false"/>
          <w:color w:val="1A1A1A"/>
          <w:sz w:val="22"/>
          <w:szCs w:val="22"/>
        </w:rPr>
        <w:t xml:space="preserve">Resumen de la estimación mensual por escenario</w:t>
      </w:r>
      <w:r>
        <w:rPr>
          <w:rFonts w:ascii="Liberation Serif" w:cs="Liberation Serif" w:eastAsia="Liberation Serif" w:hAnsi="Liberation Serif"/>
          <w:b w:val="false"/>
          <w:bCs w:val="false"/>
          <w:i w:val="false"/>
          <w:iCs w:val="false"/>
          <w:color w:val="1A1A1A"/>
          <w:sz w:val="22"/>
          <w:szCs w:val="22"/>
        </w:rPr>
        <w:t xml:space="preserve"> (total variable mensual, sin IVA):</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584"/>
        <w:gridCol w:w="2736"/>
        <w:gridCol w:w="5040"/>
      </w:tblGrid>
      <w:tr>
        <w:trPr>
          <w:cantSplit/>
          <w:tblHeader/>
        </w:trPr>
        <w:tc>
          <w:tcPr>
            <w:tcW w:type="dxa" w:w="1584"/>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Escenario</w:t>
            </w:r>
          </w:p>
        </w:tc>
        <w:tc>
          <w:tcPr>
            <w:tcW w:type="dxa" w:w="2736"/>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USD</w:t>
            </w:r>
          </w:p>
        </w:tc>
        <w:tc>
          <w:tcPr>
            <w:tcW w:type="dxa" w:w="5040"/>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MXN (al Tipo de Cambio Contractual)</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Conservador</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$485 – $990</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MXN $8,635 – $17,620</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Realista</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$785 – $1,550</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MXN $13,975 – $27,590</w:t>
            </w:r>
          </w:p>
        </w:tc>
      </w:tr>
      <w:tr>
        <w:trPr>
          <w:cantSplit/>
          <w:tblHeader w:val="false"/>
        </w:trPr>
        <w:tc>
          <w:tcPr>
            <w:tcW w:type="dxa" w:w="1584"/>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Optimista</w:t>
            </w:r>
          </w:p>
        </w:tc>
        <w:tc>
          <w:tcPr>
            <w:tcW w:type="dxa" w:w="2736"/>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USD $1,150 – $2,195</w:t>
            </w:r>
          </w:p>
        </w:tc>
        <w:tc>
          <w:tcPr>
            <w:tcW w:type="dxa" w:w="5040"/>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MXN $20,470 – $39,070</w:t>
            </w:r>
          </w:p>
        </w:tc>
      </w:tr>
    </w:tbl>
    <w:p>
      <w:pPr>
        <w:spacing w:after="120"/>
      </w:pP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w:t>
      </w:r>
      <w:r>
        <w:rPr>
          <w:rFonts w:ascii="Liberation Serif" w:cs="Liberation Serif" w:eastAsia="Liberation Serif" w:hAnsi="Liberation Serif"/>
          <w:b/>
          <w:bCs/>
          <w:i w:val="false"/>
          <w:iCs w:val="false"/>
          <w:color w:val="1A1A1A"/>
          <w:sz w:val="22"/>
          <w:szCs w:val="22"/>
        </w:rPr>
        <w:t xml:space="preserve">desglose por componente, las tarifas verificadas de cada proveedor y los supuestos de volumen</w:t>
      </w:r>
      <w:r>
        <w:rPr>
          <w:rFonts w:ascii="Liberation Serif" w:cs="Liberation Serif" w:eastAsia="Liberation Serif" w:hAnsi="Liberation Serif"/>
          <w:b w:val="false"/>
          <w:bCs w:val="false"/>
          <w:i w:val="false"/>
          <w:iCs w:val="false"/>
          <w:color w:val="1A1A1A"/>
          <w:sz w:val="22"/>
          <w:szCs w:val="22"/>
        </w:rPr>
        <w:t xml:space="preserve"> de cada escenario constan en el documento </w:t>
      </w:r>
      <w:r>
        <w:rPr>
          <w:rFonts w:ascii="Liberation Serif" w:cs="Liberation Serif" w:eastAsia="Liberation Serif" w:hAnsi="Liberation Serif"/>
          <w:b/>
          <w:bCs/>
          <w:i w:val="false"/>
          <w:iCs w:val="false"/>
          <w:color w:val="1A1A1A"/>
          <w:sz w:val="22"/>
          <w:szCs w:val="22"/>
        </w:rPr>
        <w:t xml:space="preserve">Gastos Operativos Variables</w:t>
      </w:r>
      <w:r>
        <w:rPr>
          <w:rFonts w:ascii="Liberation Serif" w:cs="Liberation Serif" w:eastAsia="Liberation Serif" w:hAnsi="Liberation Serif"/>
          <w:b w:val="false"/>
          <w:bCs w:val="false"/>
          <w:i w:val="false"/>
          <w:iCs w:val="false"/>
          <w:color w:val="1A1A1A"/>
          <w:sz w:val="22"/>
          <w:szCs w:val="22"/>
        </w:rPr>
        <w:t xml:space="preserve"> antes referido. Se reitera el </w:t>
      </w:r>
      <w:r>
        <w:rPr>
          <w:rFonts w:ascii="Liberation Serif" w:cs="Liberation Serif" w:eastAsia="Liberation Serif" w:hAnsi="Liberation Serif"/>
          <w:b/>
          <w:bCs/>
          <w:i w:val="false"/>
          <w:iCs w:val="false"/>
          <w:color w:val="1A1A1A"/>
          <w:sz w:val="22"/>
          <w:szCs w:val="22"/>
        </w:rPr>
        <w:t xml:space="preserve">carácter exclusivamente informativo</w:t>
      </w:r>
      <w:r>
        <w:rPr>
          <w:rFonts w:ascii="Liberation Serif" w:cs="Liberation Serif" w:eastAsia="Liberation Serif" w:hAnsi="Liberation Serif"/>
          <w:b w:val="false"/>
          <w:bCs w:val="false"/>
          <w:i w:val="false"/>
          <w:iCs w:val="false"/>
          <w:color w:val="1A1A1A"/>
          <w:sz w:val="22"/>
          <w:szCs w:val="22"/>
        </w:rPr>
        <w:t xml:space="preserve"> de esta estimación: sus cifras no modifican la Contraprestación ni generan obligación de pago a favor de EL PRESTADOR.</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Cuatro — Targets comerciales post-lanzamiento (aspiracionales, no vinculantes)</w:t>
      </w:r>
    </w:p>
    <w:p>
      <w:pPr>
        <w:spacing w:after="140" w:line="264"/>
        <w:jc w:val="both"/>
      </w:pPr>
      <w:r>
        <w:rPr>
          <w:rFonts w:ascii="Liberation Serif" w:cs="Liberation Serif" w:eastAsia="Liberation Serif" w:hAnsi="Liberation Serif"/>
          <w:b/>
          <w:bCs/>
          <w:i w:val="false"/>
          <w:iCs w:val="false"/>
          <w:color w:val="1A1A1A"/>
          <w:sz w:val="22"/>
          <w:szCs w:val="22"/>
        </w:rPr>
        <w:t xml:space="preserve">Naturaleza.</w:t>
      </w:r>
      <w:r>
        <w:rPr>
          <w:rFonts w:ascii="Liberation Serif" w:cs="Liberation Serif" w:eastAsia="Liberation Serif" w:hAnsi="Liberation Serif"/>
          <w:b w:val="false"/>
          <w:bCs w:val="false"/>
          <w:i w:val="false"/>
          <w:iCs w:val="false"/>
          <w:color w:val="1A1A1A"/>
          <w:sz w:val="22"/>
          <w:szCs w:val="22"/>
        </w:rPr>
        <w:t xml:space="preserve"> Los targets de este Anexo son </w:t>
      </w:r>
      <w:r>
        <w:rPr>
          <w:rFonts w:ascii="Liberation Serif" w:cs="Liberation Serif" w:eastAsia="Liberation Serif" w:hAnsi="Liberation Serif"/>
          <w:b/>
          <w:bCs/>
          <w:i w:val="false"/>
          <w:iCs w:val="false"/>
          <w:color w:val="1A1A1A"/>
          <w:sz w:val="22"/>
          <w:szCs w:val="22"/>
        </w:rPr>
        <w:t xml:space="preserve">aspiracionales y no vinculantes</w:t>
      </w:r>
      <w:r>
        <w:rPr>
          <w:rFonts w:ascii="Liberation Serif" w:cs="Liberation Serif" w:eastAsia="Liberation Serif" w:hAnsi="Liberation Serif"/>
          <w:b w:val="false"/>
          <w:bCs w:val="false"/>
          <w:i w:val="false"/>
          <w:iCs w:val="false"/>
          <w:color w:val="1A1A1A"/>
          <w:sz w:val="22"/>
          <w:szCs w:val="22"/>
        </w:rPr>
        <w:t xml:space="preserve">: no constituyen garantía ni obligación de resultado a cargo de EL PRESTADOR, y su no consecución no constituye incumplimiento del Contrato. </w:t>
      </w:r>
      <w:r>
        <w:rPr>
          <w:rFonts w:ascii="Liberation Serif" w:cs="Liberation Serif" w:eastAsia="Liberation Serif" w:hAnsi="Liberation Serif"/>
          <w:b/>
          <w:bCs/>
          <w:i w:val="false"/>
          <w:iCs w:val="false"/>
          <w:color w:val="1A1A1A"/>
          <w:sz w:val="22"/>
          <w:szCs w:val="22"/>
        </w:rPr>
        <w:t xml:space="preserve">Complementan —no sustituyen— los KPIs comprometidos del Anexo Dos, Sección IV</w:t>
      </w:r>
      <w:r>
        <w:rPr>
          <w:rFonts w:ascii="Liberation Serif" w:cs="Liberation Serif" w:eastAsia="Liberation Serif" w:hAnsi="Liberation Serif"/>
          <w:b w:val="false"/>
          <w:bCs w:val="false"/>
          <w:i w:val="false"/>
          <w:iCs w:val="false"/>
          <w:color w:val="1A1A1A"/>
          <w:sz w:val="22"/>
          <w:szCs w:val="22"/>
        </w:rPr>
        <w:t xml:space="preserve">, que sí son verificables y exigibles conforme al régimen de medición ahí previsto.</w:t>
      </w:r>
    </w:p>
    <w:p>
      <w:pPr>
        <w:spacing w:after="140" w:line="264"/>
        <w:jc w:val="both"/>
      </w:pPr>
      <w:r>
        <w:rPr>
          <w:rFonts w:ascii="Liberation Serif" w:cs="Liberation Serif" w:eastAsia="Liberation Serif" w:hAnsi="Liberation Serif"/>
          <w:b/>
          <w:bCs/>
          <w:i w:val="false"/>
          <w:iCs w:val="false"/>
          <w:color w:val="1A1A1A"/>
          <w:sz w:val="22"/>
          <w:szCs w:val="22"/>
        </w:rPr>
        <w:t xml:space="preserve">Condiciones habilitadoras.</w:t>
      </w:r>
      <w:r>
        <w:rPr>
          <w:rFonts w:ascii="Liberation Serif" w:cs="Liberation Serif" w:eastAsia="Liberation Serif" w:hAnsi="Liberation Serif"/>
          <w:b w:val="false"/>
          <w:bCs w:val="false"/>
          <w:i w:val="false"/>
          <w:iCs w:val="false"/>
          <w:color w:val="1A1A1A"/>
          <w:sz w:val="22"/>
          <w:szCs w:val="22"/>
        </w:rPr>
        <w:t xml:space="preserve"> Las Partes reconocen que la realización de estos targets depende de condiciones que corresponden a EL CLIENTE, en particular: </w:t>
      </w:r>
      <w:r>
        <w:rPr>
          <w:rFonts w:ascii="Liberation Serif" w:cs="Liberation Serif" w:eastAsia="Liberation Serif" w:hAnsi="Liberation Serif"/>
          <w:b/>
          <w:bCs/>
          <w:i w:val="false"/>
          <w:iCs w:val="false"/>
          <w:color w:val="1A1A1A"/>
          <w:sz w:val="22"/>
          <w:szCs w:val="22"/>
        </w:rPr>
        <w:t xml:space="preserve">(i)</w:t>
      </w:r>
      <w:r>
        <w:rPr>
          <w:rFonts w:ascii="Liberation Serif" w:cs="Liberation Serif" w:eastAsia="Liberation Serif" w:hAnsi="Liberation Serif"/>
          <w:b w:val="false"/>
          <w:bCs w:val="false"/>
          <w:i w:val="false"/>
          <w:iCs w:val="false"/>
          <w:color w:val="1A1A1A"/>
          <w:sz w:val="22"/>
          <w:szCs w:val="22"/>
        </w:rPr>
        <w:t xml:space="preserve"> la inversión en palabras clave y pauta conforme a las </w:t>
      </w:r>
      <w:r>
        <w:rPr>
          <w:rFonts w:ascii="Liberation Serif" w:cs="Liberation Serif" w:eastAsia="Liberation Serif" w:hAnsi="Liberation Serif"/>
          <w:b/>
          <w:bCs/>
          <w:i w:val="false"/>
          <w:iCs w:val="false"/>
          <w:color w:val="1A1A1A"/>
          <w:sz w:val="22"/>
          <w:szCs w:val="22"/>
        </w:rPr>
        <w:t xml:space="preserve">recomendaciones que EL PRESTADOR le formule</w:t>
      </w:r>
      <w:r>
        <w:rPr>
          <w:rFonts w:ascii="Liberation Serif" w:cs="Liberation Serif" w:eastAsia="Liberation Serif" w:hAnsi="Liberation Serif"/>
          <w:b w:val="false"/>
          <w:bCs w:val="false"/>
          <w:i w:val="false"/>
          <w:iCs w:val="false"/>
          <w:color w:val="1A1A1A"/>
          <w:sz w:val="22"/>
          <w:szCs w:val="22"/>
        </w:rPr>
        <w:t xml:space="preserve">; </w:t>
      </w:r>
      <w:r>
        <w:rPr>
          <w:rFonts w:ascii="Liberation Serif" w:cs="Liberation Serif" w:eastAsia="Liberation Serif" w:hAnsi="Liberation Serif"/>
          <w:b/>
          <w:bCs/>
          <w:i w:val="false"/>
          <w:iCs w:val="false"/>
          <w:color w:val="1A1A1A"/>
          <w:sz w:val="22"/>
          <w:szCs w:val="22"/>
        </w:rPr>
        <w:t xml:space="preserve">(ii)</w:t>
      </w:r>
      <w:r>
        <w:rPr>
          <w:rFonts w:ascii="Liberation Serif" w:cs="Liberation Serif" w:eastAsia="Liberation Serif" w:hAnsi="Liberation Serif"/>
          <w:b w:val="false"/>
          <w:bCs w:val="false"/>
          <w:i w:val="false"/>
          <w:iCs w:val="false"/>
          <w:color w:val="1A1A1A"/>
          <w:sz w:val="22"/>
          <w:szCs w:val="22"/>
        </w:rPr>
        <w:t xml:space="preserve"> la vigencia de la iguala y la actualización oportuna de las aportaciones del Anexo Uno; y </w:t>
      </w:r>
      <w:r>
        <w:rPr>
          <w:rFonts w:ascii="Liberation Serif" w:cs="Liberation Serif" w:eastAsia="Liberation Serif" w:hAnsi="Liberation Serif"/>
          <w:b/>
          <w:bCs/>
          <w:i w:val="false"/>
          <w:iCs w:val="false"/>
          <w:color w:val="1A1A1A"/>
          <w:sz w:val="22"/>
          <w:szCs w:val="22"/>
        </w:rPr>
        <w:t xml:space="preserve">(iii)</w:t>
      </w:r>
      <w:r>
        <w:rPr>
          <w:rFonts w:ascii="Liberation Serif" w:cs="Liberation Serif" w:eastAsia="Liberation Serif" w:hAnsi="Liberation Serif"/>
          <w:b w:val="false"/>
          <w:bCs w:val="false"/>
          <w:i w:val="false"/>
          <w:iCs w:val="false"/>
          <w:color w:val="1A1A1A"/>
          <w:sz w:val="22"/>
          <w:szCs w:val="22"/>
        </w:rPr>
        <w:t xml:space="preserve"> la operación comercial interna de sus clubes (atención de leads y visitas). De darse estas condiciones, es razonable esperar que los targets se realicen.</w:t>
      </w:r>
    </w:p>
    <w:p>
      <w:pPr>
        <w:spacing w:after="140" w:line="264"/>
        <w:jc w:val="both"/>
      </w:pPr>
      <w:r>
        <w:rPr>
          <w:rFonts w:ascii="Liberation Serif" w:cs="Liberation Serif" w:eastAsia="Liberation Serif" w:hAnsi="Liberation Serif"/>
          <w:b/>
          <w:bCs/>
          <w:i w:val="false"/>
          <w:iCs w:val="false"/>
          <w:color w:val="1A1A1A"/>
          <w:sz w:val="22"/>
          <w:szCs w:val="22"/>
        </w:rPr>
        <w:t xml:space="preserve">Targets a 12 (doce) meses del Lanzamiento en Firme:</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3159"/>
        <w:gridCol w:w="2921"/>
        <w:gridCol w:w="3278"/>
      </w:tblGrid>
      <w:tr>
        <w:trPr>
          <w:cantSplit/>
          <w:tblHeader/>
        </w:trPr>
        <w:tc>
          <w:tcPr>
            <w:tcW w:type="dxa" w:w="3159"/>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comercial</w:t>
            </w:r>
          </w:p>
        </w:tc>
        <w:tc>
          <w:tcPr>
            <w:tcW w:type="dxa" w:w="2921"/>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Punto de partida</w:t>
            </w:r>
          </w:p>
        </w:tc>
        <w:tc>
          <w:tcPr>
            <w:tcW w:type="dxa" w:w="327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Target aspiracional</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Tráfico mensual del sitio</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80,000 visitas</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120,000 – 160,000 visitas</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Cuestionarios de experiencia ideal completados al mes</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 (hoy no existe)</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1,800 – 3,200</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Visitas guiadas agendadas al mes vía sitio y “BES”</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Capacidad nueva</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600 – 1,000</w:t>
            </w:r>
          </w:p>
        </w:tc>
      </w:tr>
      <w:tr>
        <w:trPr>
          <w:cantSplit/>
          <w:tblHeader w:val="false"/>
        </w:trPr>
        <w:tc>
          <w:tcPr>
            <w:tcW w:type="dxa" w:w="3159"/>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Cobertura de keywords unbranded</w:t>
            </w:r>
          </w:p>
        </w:tc>
        <w:tc>
          <w:tcPr>
            <w:tcW w:type="dxa" w:w="2921"/>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31.1% (compromiso exigible del Anexo Dos: 55–65%)</w:t>
            </w:r>
          </w:p>
        </w:tc>
        <w:tc>
          <w:tcPr>
            <w:tcW w:type="dxa" w:w="327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Rumbo al referente internacional de la industria (~74%)</w:t>
            </w:r>
          </w:p>
        </w:tc>
      </w:tr>
    </w:tbl>
    <w:p>
      <w:pPr>
        <w:spacing w:after="120"/>
      </w:pPr>
    </w:p>
    <w:p>
      <w:pPr>
        <w:spacing w:after="140" w:line="264"/>
        <w:jc w:val="both"/>
      </w:pPr>
      <w:r>
        <w:rPr>
          <w:rFonts w:ascii="Liberation Serif" w:cs="Liberation Serif" w:eastAsia="Liberation Serif" w:hAnsi="Liberation Serif"/>
          <w:b/>
          <w:bCs/>
          <w:i w:val="false"/>
          <w:iCs w:val="false"/>
          <w:color w:val="1A1A1A"/>
          <w:sz w:val="22"/>
          <w:szCs w:val="22"/>
        </w:rPr>
        <w:t xml:space="preserve">Compromiso de acompañamiento de EL PRESTADOR.</w:t>
      </w:r>
      <w:r>
        <w:rPr>
          <w:rFonts w:ascii="Liberation Serif" w:cs="Liberation Serif" w:eastAsia="Liberation Serif" w:hAnsi="Liberation Serif"/>
          <w:b w:val="false"/>
          <w:bCs w:val="false"/>
          <w:i w:val="false"/>
          <w:iCs w:val="false"/>
          <w:color w:val="1A1A1A"/>
          <w:sz w:val="22"/>
          <w:szCs w:val="22"/>
        </w:rPr>
        <w:t xml:space="preserve"> EL PRESTADOR hará todo cuanto esté razonablemente a su alcance, </w:t>
      </w:r>
      <w:r>
        <w:rPr>
          <w:rFonts w:ascii="Liberation Serif" w:cs="Liberation Serif" w:eastAsia="Liberation Serif" w:hAnsi="Liberation Serif"/>
          <w:b/>
          <w:bCs/>
          <w:i w:val="false"/>
          <w:iCs w:val="false"/>
          <w:color w:val="1A1A1A"/>
          <w:sz w:val="22"/>
          <w:szCs w:val="22"/>
        </w:rPr>
        <w:t xml:space="preserve">dentro de los límites de tiempo y servicios establecidos en la iguala</w:t>
      </w:r>
      <w:r>
        <w:rPr>
          <w:rFonts w:ascii="Liberation Serif" w:cs="Liberation Serif" w:eastAsia="Liberation Serif" w:hAnsi="Liberation Serif"/>
          <w:b w:val="false"/>
          <w:bCs w:val="false"/>
          <w:i w:val="false"/>
          <w:iCs w:val="false"/>
          <w:color w:val="1A1A1A"/>
          <w:sz w:val="22"/>
          <w:szCs w:val="22"/>
        </w:rPr>
        <w:t xml:space="preserve">, para ayudar a EL CLIENTE a alcanzar estos targets: seguimiento mensual de cada target en el reporte ejecutivo de la iguala, recomendaciones de inversión en palabras clave y pauta con su justificación, y priorización de la bolsa de horas de mejora hacia las optimizaciones de mayor impacto en estos indicadores.</w:t>
      </w:r>
    </w:p>
    <w:p>
      <w:pPr>
        <w:pStyle w:val="Heading1"/>
        <w:keepNext/>
        <w:pageBreakBefore/>
        <w:spacing w:after="200" w:before="0"/>
        <w:jc w:val="center"/>
      </w:pPr>
      <w:r>
        <w:rPr>
          <w:rFonts w:ascii="Liberation Serif" w:cs="Liberation Serif" w:eastAsia="Liberation Serif" w:hAnsi="Liberation Serif"/>
          <w:b/>
          <w:bCs/>
          <w:i w:val="false"/>
          <w:iCs w:val="false"/>
          <w:color w:val="1A1A1A"/>
          <w:sz w:val="28"/>
          <w:szCs w:val="28"/>
        </w:rPr>
        <w:t xml:space="preserve">Anexo Cinco — Protocolo de niveles de servicio, gestión de incidencias y continuidad</w:t>
      </w:r>
    </w:p>
    <w:p>
      <w:pPr>
        <w:spacing w:after="140" w:line="264"/>
        <w:jc w:val="both"/>
      </w:pPr>
      <w:r>
        <w:rPr>
          <w:rFonts w:ascii="Liberation Serif" w:cs="Liberation Serif" w:eastAsia="Liberation Serif" w:hAnsi="Liberation Serif"/>
          <w:b w:val="false"/>
          <w:bCs w:val="false"/>
          <w:i w:val="false"/>
          <w:iCs w:val="false"/>
          <w:color w:val="1A1A1A"/>
          <w:sz w:val="22"/>
          <w:szCs w:val="22"/>
        </w:rPr>
        <w:t xml:space="preserve">El presente Anexo Cinco forma parte integrante e inseparable del Contrato y regula, conforme a la Cláusula Séptima, los niveles de servicio (SLA) del soporte, el protocolo de gestión de incidencias y de crisis, y la etapa de estabilización posterior al lanzamiento.</w:t>
      </w:r>
    </w:p>
    <w:p>
      <w:pPr>
        <w:spacing w:after="140" w:line="264"/>
        <w:jc w:val="both"/>
      </w:pPr>
      <w:r>
        <w:rPr>
          <w:rFonts w:ascii="Liberation Serif" w:cs="Liberation Serif" w:eastAsia="Liberation Serif" w:hAnsi="Liberation Serif"/>
          <w:b/>
          <w:bCs/>
          <w:i w:val="false"/>
          <w:iCs w:val="false"/>
          <w:color w:val="1A1A1A"/>
          <w:sz w:val="22"/>
          <w:szCs w:val="22"/>
        </w:rPr>
        <w:t xml:space="preserve">I. Severidades y niveles de servicio (SLA).</w:t>
      </w:r>
      <w:r>
        <w:rPr>
          <w:rFonts w:ascii="Liberation Serif" w:cs="Liberation Serif" w:eastAsia="Liberation Serif" w:hAnsi="Liberation Serif"/>
          <w:b w:val="false"/>
          <w:bCs w:val="false"/>
          <w:i w:val="false"/>
          <w:iCs w:val="false"/>
          <w:color w:val="1A1A1A"/>
          <w:sz w:val="22"/>
          <w:szCs w:val="22"/>
        </w:rPr>
        <w:t xml:space="preserve"> El primer respondiente por agente de voz opera 24/7; la intervención humana procede en horario hábil según severidad. Las Partes podrán ajustar de común acuerdo la siguiente tabla dentro de los 15 (quince) días naturales siguientes a la firma del Contrato; a falta de acuerdo, regirá en sus términos:</w:t>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1153"/>
        <w:gridCol w:w="3823"/>
        <w:gridCol w:w="3228"/>
        <w:gridCol w:w="1153"/>
      </w:tblGrid>
      <w:tr>
        <w:trPr>
          <w:cantSplit/>
          <w:tblHeader/>
        </w:trPr>
        <w:tc>
          <w:tcPr>
            <w:tcW w:type="dxa" w:w="1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Severidad</w:t>
            </w:r>
          </w:p>
        </w:tc>
        <w:tc>
          <w:tcPr>
            <w:tcW w:type="dxa" w:w="382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Descripción</w:t>
            </w:r>
          </w:p>
        </w:tc>
        <w:tc>
          <w:tcPr>
            <w:tcW w:type="dxa" w:w="3228"/>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Primera respuesta</w:t>
            </w:r>
          </w:p>
        </w:tc>
        <w:tc>
          <w:tcPr>
            <w:tcW w:type="dxa" w:w="1153"/>
            <w:shd w:fill="EEF2F5" w:color="auto" w:val="clear"/>
            <w:tcMar>
              <w:top w:type="dxa" w:w="60"/>
              <w:left w:type="dxa" w:w="90"/>
              <w:bottom w:type="dxa" w:w="60"/>
              <w:right w:type="dxa" w:w="90"/>
            </w:tcMar>
            <w:vAlign w:val="top"/>
          </w:tcPr>
          <w:p>
            <w:pPr>
              <w:spacing w:after="0" w:line="252"/>
            </w:pPr>
            <w:r>
              <w:rPr>
                <w:rFonts w:ascii="Liberation Serif" w:cs="Liberation Serif" w:eastAsia="Liberation Serif" w:hAnsi="Liberation Serif"/>
                <w:b/>
                <w:bCs/>
                <w:i w:val="false"/>
                <w:iCs w:val="false"/>
                <w:color w:val="1A1A1A"/>
                <w:sz w:val="19"/>
                <w:szCs w:val="19"/>
              </w:rPr>
              <w:t xml:space="preserve">Resolución objetivo</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Crítico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El sitio o una función esencial caído o inaccesible (no carga; captura de leads sin funcionar).</w:t>
            </w:r>
          </w:p>
        </w:tc>
        <w:tc>
          <w:tcPr>
            <w:tcW w:type="dxa" w:w="3228"/>
            <w:tcMar>
              <w:top w:type="dxa" w:w="60"/>
              <w:left w:type="dxa" w:w="90"/>
              <w:bottom w:type="dxa" w:w="60"/>
              <w:right w:type="dxa" w:w="90"/>
            </w:tcMar>
            <w:vAlign w:val="top"/>
          </w:tcPr>
          <w:p>
            <w:pPr>
              <w:spacing w:after="0" w:line="252"/>
            </w:pPr>
            <w:del w:id="1031" w:author="LSSM" w:date="2026-09-10T12:00:00Z">
              <w:r>
                <w:rPr>
                  <w:rFonts w:ascii="Liberation Serif" w:cs="Liberation Serif" w:eastAsia="Liberation Serif" w:hAnsi="Liberation Serif"/>
                  <w:b w:val="false"/>
                  <w:bCs w:val="false"/>
                  <w:i w:val="false"/>
                  <w:iCs w:val="false"/>
                  <w:color w:val="1A1A1A"/>
                  <w:sz w:val="19"/>
                  <w:szCs w:val="19"/>
                </w:rPr>
                <w:delText xml:space="preserve">15 a 30 minutos</w:delText>
              </w:r>
            </w:del>
            <w:ins w:id="1032" w:author="LSSM" w:date="2026-09-10T12:00:00Z">
              <w:r>
                <w:rPr>
                  <w:rFonts w:ascii="Liberation Serif" w:cs="Liberation Serif" w:eastAsia="Liberation Serif" w:hAnsi="Liberation Serif"/>
                  <w:b w:val="false"/>
                  <w:bCs w:val="false"/>
                  <w:i w:val="false"/>
                  <w:iCs w:val="false"/>
                  <w:color w:val="1A1A1A"/>
                  <w:sz w:val="19"/>
                  <w:szCs w:val="19"/>
                </w:rPr>
                <w:t xml:space="preserve">Máximo 30 minutos, por el primer respondiente disponible 24/7</w:t>
              </w:r>
            </w:ins>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w:t>
            </w:r>
            <w:ins w:id="1033" w:author="LSSM" w:date="2026-09-10T12:00:00Z">
              <w:r>
                <w:rPr>
                  <w:rFonts w:ascii="Liberation Serif" w:cs="Liberation Serif" w:eastAsia="Liberation Serif" w:hAnsi="Liberation Serif"/>
                  <w:b w:val="false"/>
                  <w:bCs w:val="false"/>
                  <w:i w:val="false"/>
                  <w:iCs w:val="false"/>
                  <w:color w:val="1A1A1A"/>
                  <w:sz w:val="19"/>
                  <w:szCs w:val="19"/>
                </w:rPr>
                <w:t xml:space="preserve"> hábiles</w:t>
              </w:r>
            </w:ins>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Alto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Función importante degradada, el sitio sigue operando (integración intermitente).</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hora</w:t>
            </w:r>
            <w:ins w:id="1034" w:author="LSSM" w:date="2026-09-10T12:00:00Z">
              <w:r>
                <w:rPr>
                  <w:rFonts w:ascii="Liberation Serif" w:cs="Liberation Serif" w:eastAsia="Liberation Serif" w:hAnsi="Liberation Serif"/>
                  <w:b w:val="false"/>
                  <w:bCs w:val="false"/>
                  <w:i w:val="false"/>
                  <w:iCs w:val="false"/>
                  <w:color w:val="1A1A1A"/>
                  <w:sz w:val="19"/>
                  <w:szCs w:val="19"/>
                </w:rPr>
                <w:t xml:space="preserve"> hábil</w:t>
              </w:r>
            </w:ins>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8 horas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Medio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Problema que afecta parte del sitio sin impedir su uso.</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4 horas hábiles</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2 días hábiles</w:t>
            </w:r>
          </w:p>
        </w:tc>
      </w:tr>
      <w:tr>
        <w:trPr>
          <w:cantSplit/>
          <w:tblHeader w:val="false"/>
        </w:trPr>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Bajo</w:t>
            </w:r>
          </w:p>
        </w:tc>
        <w:tc>
          <w:tcPr>
            <w:tcW w:type="dxa" w:w="382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Incidencia menor o consulta.</w:t>
            </w:r>
          </w:p>
        </w:tc>
        <w:tc>
          <w:tcPr>
            <w:tcW w:type="dxa" w:w="3228"/>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1 día hábil</w:t>
            </w:r>
          </w:p>
        </w:tc>
        <w:tc>
          <w:tcPr>
            <w:tcW w:type="dxa" w:w="1153"/>
            <w:tcMar>
              <w:top w:type="dxa" w:w="60"/>
              <w:left w:type="dxa" w:w="90"/>
              <w:bottom w:type="dxa" w:w="60"/>
              <w:right w:type="dxa" w:w="90"/>
            </w:tcMar>
            <w:vAlign w:val="top"/>
          </w:tcPr>
          <w:p>
            <w:pPr>
              <w:spacing w:after="0" w:line="252"/>
            </w:pPr>
            <w:r>
              <w:rPr>
                <w:rFonts w:ascii="Liberation Serif" w:cs="Liberation Serif" w:eastAsia="Liberation Serif" w:hAnsi="Liberation Serif"/>
                <w:b w:val="false"/>
                <w:bCs w:val="false"/>
                <w:i w:val="false"/>
                <w:iCs w:val="false"/>
                <w:color w:val="1A1A1A"/>
                <w:sz w:val="19"/>
                <w:szCs w:val="19"/>
              </w:rPr>
              <w:t xml:space="preserve">Según lo planeado</w:t>
            </w:r>
          </w:p>
        </w:tc>
      </w:tr>
    </w:tbl>
    <w:p>
      <w:pPr>
        <w:spacing w:after="120"/>
      </w:pPr>
    </w:p>
    <w:p>
      <w:pPr>
        <w:spacing w:after="140" w:line="264"/>
        <w:jc w:val="both"/>
      </w:pPr>
      <w:del w:id="1035" w:author="LSSM" w:date="2026-09-10T12:00:00Z">
        <w:r>
          <w:rPr>
            <w:rFonts w:ascii="Liberation Serif" w:cs="Liberation Serif" w:eastAsia="Liberation Serif" w:hAnsi="Liberation Serif"/>
            <w:b w:val="false"/>
            <w:bCs w:val="false"/>
            <w:i w:val="false"/>
            <w:iCs w:val="false"/>
            <w:color w:val="1A1A1A"/>
            <w:sz w:val="22"/>
            <w:szCs w:val="22"/>
          </w:rPr>
          <w:delText xml:space="preserve">Los tiempos se miden desde la apertura del ticket de ocurrencia.</w:delText>
        </w:r>
      </w:del>
    </w:p>
    <w:p>
      <w:pPr>
        <w:spacing w:after="140" w:line="264"/>
        <w:jc w:val="both"/>
      </w:pPr>
      <w:commentRangeStart w:id="121"/>
      <w:commentRangeStart w:id="122"/>
      <w:ins w:id="1036" w:author="LSSM" w:date="2026-09-10T12:00:00Z">
        <w:r>
          <w:rPr>
            <w:rFonts w:ascii="Liberation Serif" w:cs="Liberation Serif" w:eastAsia="Liberation Serif" w:hAnsi="Liberation Serif"/>
            <w:b w:val="false"/>
            <w:bCs w:val="false"/>
            <w:i w:val="false"/>
            <w:iCs w:val="false"/>
            <w:color w:val="1A1A1A"/>
            <w:sz w:val="22"/>
            <w:szCs w:val="22"/>
          </w:rPr>
          <w:t xml:space="preserve">La primera respuesta automática de severidad Crítica se mide de forma continua, las 24 horas de los 7 días de la semana. Los tiempos expresados en horas o días hábiles se computan únicamente dentro del horario de soporte humano aplicable al proyecto. Dicho horario deberá quedar identificado por escrito por las Partes al establecer el canal dedicado de comunicación de incidentes del Anexo Uno, C.8, antes del inicio del soporte. El horario de atención de los clubes no determina el horario de soporte técnico. Los tiempos se miden desde la apertura del ticket de ocurrencia, con el cómputo continuo o hábil que corresponda a cada compromiso. Cuando la atención requiera información, accesos o actuaciones a cargo de EL CLIENTE, el tiempo de resolución se suspenderá únicamente durante el periodo en que su falta impida materialmente continuar; EL PRESTADOR dejará constancia en el ticket de lo solicitado y de la reanudación del cómputo. No se contabilizan en contra de los niveles de servicio las incidencias originadas en la infraestructura o los insumos a cargo de EL CLIENTE (Anexo Uno, Bloque F), en las plataformas de terceros de la Cláusula Décima Cuarta, en ventanas de mantenimiento coordinadas ni en caso fortuito o fuerza mayor. Las exclusiones de este Anexo no eximen a EL PRESTADOR de atender las obligaciones de diagnóstico, comunicación o continuidad que expresamente le correspondan. Los tiempos denominados «resolución objetivo» tendrán las consecuencias expresamente previstas en el apartado VI cuando éste resulte aplicable. Si la solución definitiva requiere cambios estructurales, se atenderá conforme al plan de remediación de la Cláusula Décima Quinta; dicho plan no elimina las penas que, en su caso, se hubieran causado antes de su implementación.</w:t>
        </w:r>
      </w:ins>
      <w:commentRangeEnd w:id="121"/>
      <w:r>
        <w:commentReference w:id="121"/>
      </w:r>
      <w:commentRangeEnd w:id="122"/>
      <w:r>
        <w:commentReference w:id="122"/>
      </w:r>
    </w:p>
    <w:p>
      <w:pPr>
        <w:spacing w:after="140" w:line="264"/>
        <w:jc w:val="both"/>
      </w:pPr>
      <w:r>
        <w:rPr>
          <w:rFonts w:ascii="Liberation Serif" w:cs="Liberation Serif" w:eastAsia="Liberation Serif" w:hAnsi="Liberation Serif"/>
          <w:b/>
          <w:bCs/>
          <w:i w:val="false"/>
          <w:iCs w:val="false"/>
          <w:color w:val="1A1A1A"/>
          <w:sz w:val="22"/>
          <w:szCs w:val="22"/>
        </w:rPr>
        <w:t xml:space="preserve">II. Flujo de atención de incidencias.</w:t>
      </w:r>
      <w:r>
        <w:rPr>
          <w:rFonts w:ascii="Liberation Serif" w:cs="Liberation Serif" w:eastAsia="Liberation Serif" w:hAnsi="Liberation Serif"/>
          <w:b w:val="false"/>
          <w:bCs w:val="false"/>
          <w:i w:val="false"/>
          <w:iCs w:val="false"/>
          <w:color w:val="1A1A1A"/>
          <w:sz w:val="22"/>
          <w:szCs w:val="22"/>
        </w:rPr>
        <w:t xml:space="preserve"> El </w:t>
      </w:r>
      <w:r>
        <w:rPr>
          <w:rFonts w:ascii="Liberation Serif" w:cs="Liberation Serif" w:eastAsia="Liberation Serif" w:hAnsi="Liberation Serif"/>
          <w:b/>
          <w:bCs/>
          <w:i w:val="false"/>
          <w:iCs w:val="false"/>
          <w:color w:val="1A1A1A"/>
          <w:sz w:val="22"/>
          <w:szCs w:val="22"/>
        </w:rPr>
        <w:t xml:space="preserve">primer respondiente por agente de voz, disponible 24/7 (veinticuatro horas, los siete días)</w:t>
      </w:r>
      <w:r>
        <w:rPr>
          <w:rFonts w:ascii="Liberation Serif" w:cs="Liberation Serif" w:eastAsia="Liberation Serif" w:hAnsi="Liberation Serif"/>
          <w:b w:val="false"/>
          <w:bCs w:val="false"/>
          <w:i w:val="false"/>
          <w:iCs w:val="false"/>
          <w:color w:val="1A1A1A"/>
          <w:sz w:val="22"/>
          <w:szCs w:val="22"/>
        </w:rPr>
        <w:t xml:space="preserve">, recibe, clasifica y resuelve o escala cada incidencia, con </w:t>
      </w:r>
      <w:r>
        <w:rPr>
          <w:rFonts w:ascii="Liberation Serif" w:cs="Liberation Serif" w:eastAsia="Liberation Serif" w:hAnsi="Liberation Serif"/>
          <w:b/>
          <w:bCs/>
          <w:i w:val="false"/>
          <w:iCs w:val="false"/>
          <w:color w:val="1A1A1A"/>
          <w:sz w:val="22"/>
          <w:szCs w:val="22"/>
        </w:rPr>
        <w:t xml:space="preserve">ticket de ocurrencia</w:t>
      </w:r>
      <w:r>
        <w:rPr>
          <w:rFonts w:ascii="Liberation Serif" w:cs="Liberation Serif" w:eastAsia="Liberation Serif" w:hAnsi="Liberation Serif"/>
          <w:b w:val="false"/>
          <w:bCs w:val="false"/>
          <w:i w:val="false"/>
          <w:iCs w:val="false"/>
          <w:color w:val="1A1A1A"/>
          <w:sz w:val="22"/>
          <w:szCs w:val="22"/>
        </w:rPr>
        <w:t xml:space="preserve"> en todos los casos; el </w:t>
      </w:r>
      <w:r>
        <w:rPr>
          <w:rFonts w:ascii="Liberation Serif" w:cs="Liberation Serif" w:eastAsia="Liberation Serif" w:hAnsi="Liberation Serif"/>
          <w:b/>
          <w:bCs/>
          <w:i w:val="false"/>
          <w:iCs w:val="false"/>
          <w:color w:val="1A1A1A"/>
          <w:sz w:val="22"/>
          <w:szCs w:val="22"/>
        </w:rPr>
        <w:t xml:space="preserve">escalamiento a soporte humano</w:t>
      </w:r>
      <w:r>
        <w:rPr>
          <w:rFonts w:ascii="Liberation Serif" w:cs="Liberation Serif" w:eastAsia="Liberation Serif" w:hAnsi="Liberation Serif"/>
          <w:b w:val="false"/>
          <w:bCs w:val="false"/>
          <w:i w:val="false"/>
          <w:iCs w:val="false"/>
          <w:color w:val="1A1A1A"/>
          <w:sz w:val="22"/>
          <w:szCs w:val="22"/>
        </w:rPr>
        <w:t xml:space="preserve"> procede en horario hábil, por Slack y correo.</w:t>
      </w:r>
    </w:p>
    <w:p>
      <w:pPr>
        <w:spacing w:after="140" w:line="264"/>
        <w:jc w:val="both"/>
      </w:pPr>
      <w:r>
        <w:rPr>
          <w:rFonts w:ascii="Liberation Serif" w:cs="Liberation Serif" w:eastAsia="Liberation Serif" w:hAnsi="Liberation Serif"/>
          <w:b/>
          <w:bCs/>
          <w:i w:val="false"/>
          <w:iCs w:val="false"/>
          <w:color w:val="1A1A1A"/>
          <w:sz w:val="22"/>
          <w:szCs w:val="22"/>
        </w:rPr>
        <w:t xml:space="preserve">III. Reporte mensual.</w:t>
      </w:r>
      <w:r>
        <w:rPr>
          <w:rFonts w:ascii="Liberation Serif" w:cs="Liberation Serif" w:eastAsia="Liberation Serif" w:hAnsi="Liberation Serif"/>
          <w:b w:val="false"/>
          <w:bCs w:val="false"/>
          <w:i w:val="false"/>
          <w:iCs w:val="false"/>
          <w:color w:val="1A1A1A"/>
          <w:sz w:val="22"/>
          <w:szCs w:val="22"/>
        </w:rPr>
        <w:t xml:space="preserve"> Al cierre de cada mes EL PRESTADOR entrega un reporte de los tickets atendidos (severidad, tiempo de respuesta y resolución) y de las horas de mejora consumidas, con el detalle de cada tarea.</w:t>
      </w:r>
    </w:p>
    <w:p>
      <w:pPr>
        <w:spacing w:after="140" w:line="264"/>
        <w:jc w:val="both"/>
      </w:pPr>
      <w:r>
        <w:rPr>
          <w:rFonts w:ascii="Liberation Serif" w:cs="Liberation Serif" w:eastAsia="Liberation Serif" w:hAnsi="Liberation Serif"/>
          <w:b/>
          <w:bCs/>
          <w:i w:val="false"/>
          <w:iCs w:val="false"/>
          <w:color w:val="1A1A1A"/>
          <w:sz w:val="22"/>
          <w:szCs w:val="22"/>
        </w:rPr>
        <w:t xml:space="preserve">IV. Manejo de crisis (severidad Crítica).</w:t>
      </w:r>
      <w:r>
        <w:rPr>
          <w:rFonts w:ascii="Liberation Serif" w:cs="Liberation Serif" w:eastAsia="Liberation Serif" w:hAnsi="Liberation Serif"/>
          <w:b w:val="false"/>
          <w:bCs w:val="false"/>
          <w:i w:val="false"/>
          <w:iCs w:val="false"/>
          <w:color w:val="1A1A1A"/>
          <w:sz w:val="22"/>
          <w:szCs w:val="22"/>
        </w:rPr>
        <w:t xml:space="preserve"> Tratándose de incidencias de severidad </w:t>
      </w:r>
      <w:r>
        <w:rPr>
          <w:rFonts w:ascii="Liberation Serif" w:cs="Liberation Serif" w:eastAsia="Liberation Serif" w:hAnsi="Liberation Serif"/>
          <w:b/>
          <w:bCs/>
          <w:i w:val="false"/>
          <w:iCs w:val="false"/>
          <w:color w:val="1A1A1A"/>
          <w:sz w:val="22"/>
          <w:szCs w:val="22"/>
        </w:rPr>
        <w:t xml:space="preserve">Crítica</w:t>
      </w:r>
      <w:r>
        <w:rPr>
          <w:rFonts w:ascii="Liberation Serif" w:cs="Liberation Serif" w:eastAsia="Liberation Serif" w:hAnsi="Liberation Serif"/>
          <w:b w:val="false"/>
          <w:bCs w:val="false"/>
          <w:i w:val="false"/>
          <w:iCs w:val="false"/>
          <w:color w:val="1A1A1A"/>
          <w:sz w:val="22"/>
          <w:szCs w:val="22"/>
        </w:rPr>
        <w:t xml:space="preserve">, la comunicación se conduce por el </w:t>
      </w:r>
      <w:r>
        <w:rPr>
          <w:rFonts w:ascii="Liberation Serif" w:cs="Liberation Serif" w:eastAsia="Liberation Serif" w:hAnsi="Liberation Serif"/>
          <w:b/>
          <w:bCs/>
          <w:i w:val="false"/>
          <w:iCs w:val="false"/>
          <w:color w:val="1A1A1A"/>
          <w:sz w:val="22"/>
          <w:szCs w:val="22"/>
        </w:rPr>
        <w:t xml:space="preserve">canal dedicado de comunicación de incidentes</w:t>
      </w:r>
      <w:r>
        <w:rPr>
          <w:rFonts w:ascii="Liberation Serif" w:cs="Liberation Serif" w:eastAsia="Liberation Serif" w:hAnsi="Liberation Serif"/>
          <w:b w:val="false"/>
          <w:bCs w:val="false"/>
          <w:i w:val="false"/>
          <w:iCs w:val="false"/>
          <w:color w:val="1A1A1A"/>
          <w:sz w:val="22"/>
          <w:szCs w:val="22"/>
        </w:rPr>
        <w:t xml:space="preserve"> (Anexo Uno, C.8), con </w:t>
      </w:r>
      <w:r>
        <w:rPr>
          <w:rFonts w:ascii="Liberation Serif" w:cs="Liberation Serif" w:eastAsia="Liberation Serif" w:hAnsi="Liberation Serif"/>
          <w:b/>
          <w:bCs/>
          <w:i w:val="false"/>
          <w:iCs w:val="false"/>
          <w:color w:val="1A1A1A"/>
          <w:sz w:val="22"/>
          <w:szCs w:val="22"/>
        </w:rPr>
        <w:t xml:space="preserve">primera respuesta </w:t>
      </w:r>
      <w:del w:id="1037" w:author="LSSM" w:date="2026-09-10T12:00:00Z">
        <w:r>
          <w:rPr>
            <w:rFonts w:ascii="Liberation Serif" w:cs="Liberation Serif" w:eastAsia="Liberation Serif" w:hAnsi="Liberation Serif"/>
            <w:b w:val="false"/>
            <w:bCs w:val="false"/>
            <w:i w:val="false"/>
            <w:iCs w:val="false"/>
            <w:color w:val="1A1A1A"/>
            <w:sz w:val="22"/>
            <w:szCs w:val="22"/>
          </w:rPr>
          <w:delText xml:space="preserve">de 15 a</w:delText>
        </w:r>
      </w:del>
      <w:ins w:id="1038" w:author="LSSM" w:date="2026-09-10T12:00:00Z">
        <w:r>
          <w:rPr>
            <w:rFonts w:ascii="Liberation Serif" w:cs="Liberation Serif" w:eastAsia="Liberation Serif" w:hAnsi="Liberation Serif"/>
            <w:b/>
            <w:bCs/>
            <w:i w:val="false"/>
            <w:iCs w:val="false"/>
            <w:color w:val="1A1A1A"/>
            <w:sz w:val="22"/>
            <w:szCs w:val="22"/>
          </w:rPr>
          <w:t xml:space="preserve">automática en un máximo de</w:t>
        </w:r>
      </w:ins>
      <w:r>
        <w:rPr>
          <w:rFonts w:ascii="Liberation Serif" w:cs="Liberation Serif" w:eastAsia="Liberation Serif" w:hAnsi="Liberation Serif"/>
          <w:b/>
          <w:bCs/>
          <w:i w:val="false"/>
          <w:iCs w:val="false"/>
          <w:color w:val="1A1A1A"/>
          <w:sz w:val="22"/>
          <w:szCs w:val="22"/>
        </w:rPr>
        <w:t xml:space="preserve"> 30 minutos</w:t>
      </w:r>
      <w:r>
        <w:rPr>
          <w:rFonts w:ascii="Liberation Serif" w:cs="Liberation Serif" w:eastAsia="Liberation Serif" w:hAnsi="Liberation Serif"/>
          <w:b w:val="false"/>
          <w:bCs w:val="false"/>
          <w:i w:val="false"/>
          <w:iCs w:val="false"/>
          <w:color w:val="1A1A1A"/>
          <w:sz w:val="22"/>
          <w:szCs w:val="22"/>
        </w:rPr>
        <w:t xml:space="preserve"> y </w:t>
      </w:r>
      <w:r>
        <w:rPr>
          <w:rFonts w:ascii="Liberation Serif" w:cs="Liberation Serif" w:eastAsia="Liberation Serif" w:hAnsi="Liberation Serif"/>
          <w:b/>
          <w:bCs/>
          <w:i w:val="false"/>
          <w:iCs w:val="false"/>
          <w:color w:val="1A1A1A"/>
          <w:sz w:val="22"/>
          <w:szCs w:val="22"/>
        </w:rPr>
        <w:t xml:space="preserve">resolución objetivo de 4 horas</w:t>
      </w:r>
      <w:ins w:id="1039" w:author="LSSM" w:date="2026-09-10T12:00:00Z">
        <w:r>
          <w:rPr>
            <w:rFonts w:ascii="Liberation Serif" w:cs="Liberation Serif" w:eastAsia="Liberation Serif" w:hAnsi="Liberation Serif"/>
            <w:b/>
            <w:bCs/>
            <w:i w:val="false"/>
            <w:iCs w:val="false"/>
            <w:color w:val="1A1A1A"/>
            <w:sz w:val="22"/>
            <w:szCs w:val="22"/>
          </w:rPr>
          <w:t xml:space="preserve"> hábiles</w:t>
        </w:r>
      </w:ins>
      <w:r>
        <w:rPr>
          <w:rFonts w:ascii="Liberation Serif" w:cs="Liberation Serif" w:eastAsia="Liberation Serif" w:hAnsi="Liberation Serif"/>
          <w:b w:val="false"/>
          <w:bCs w:val="false"/>
          <w:i w:val="false"/>
          <w:iCs w:val="false"/>
          <w:color w:val="1A1A1A"/>
          <w:sz w:val="22"/>
          <w:szCs w:val="22"/>
        </w:rPr>
        <w:t xml:space="preserve">, conforme a la tabla del apartado I; EL PRESTADOR mantiene una </w:t>
      </w:r>
      <w:r>
        <w:rPr>
          <w:rFonts w:ascii="Liberation Serif" w:cs="Liberation Serif" w:eastAsia="Liberation Serif" w:hAnsi="Liberation Serif"/>
          <w:b/>
          <w:bCs/>
          <w:i w:val="false"/>
          <w:iCs w:val="false"/>
          <w:color w:val="1A1A1A"/>
          <w:sz w:val="22"/>
          <w:szCs w:val="22"/>
        </w:rPr>
        <w:t xml:space="preserve">comunicación de avance continua al Project Owner hasta el cierre de la incidencia</w:t>
      </w:r>
      <w:r>
        <w:rPr>
          <w:rFonts w:ascii="Liberation Serif" w:cs="Liberation Serif" w:eastAsia="Liberation Serif" w:hAnsi="Liberation Serif"/>
          <w:b w:val="false"/>
          <w:bCs w:val="false"/>
          <w:i w:val="false"/>
          <w:iCs w:val="false"/>
          <w:color w:val="1A1A1A"/>
          <w:sz w:val="22"/>
          <w:szCs w:val="22"/>
        </w:rPr>
        <w:t xml:space="preserve">, y el </w:t>
      </w:r>
      <w:r>
        <w:rPr>
          <w:rFonts w:ascii="Liberation Serif" w:cs="Liberation Serif" w:eastAsia="Liberation Serif" w:hAnsi="Liberation Serif"/>
          <w:b/>
          <w:bCs/>
          <w:i w:val="false"/>
          <w:iCs w:val="false"/>
          <w:color w:val="1A1A1A"/>
          <w:sz w:val="22"/>
          <w:szCs w:val="22"/>
        </w:rPr>
        <w:t xml:space="preserve">análisis de causa raíz</w:t>
      </w:r>
      <w:r>
        <w:rPr>
          <w:rFonts w:ascii="Liberation Serif" w:cs="Liberation Serif" w:eastAsia="Liberation Serif" w:hAnsi="Liberation Serif"/>
          <w:b w:val="false"/>
          <w:bCs w:val="false"/>
          <w:i w:val="false"/>
          <w:iCs w:val="false"/>
          <w:color w:val="1A1A1A"/>
          <w:sz w:val="22"/>
          <w:szCs w:val="22"/>
        </w:rPr>
        <w:t xml:space="preserve"> correspondiente se incluye en el reporte mensual del apartado III.</w:t>
      </w:r>
    </w:p>
    <w:p>
      <w:pPr>
        <w:spacing w:after="140" w:line="264"/>
        <w:jc w:val="both"/>
      </w:pPr>
      <w:r>
        <w:rPr>
          <w:rFonts w:ascii="Liberation Serif" w:cs="Liberation Serif" w:eastAsia="Liberation Serif" w:hAnsi="Liberation Serif"/>
          <w:b/>
          <w:bCs/>
          <w:i w:val="false"/>
          <w:iCs w:val="false"/>
          <w:color w:val="1A1A1A"/>
          <w:sz w:val="22"/>
          <w:szCs w:val="22"/>
        </w:rPr>
        <w:t xml:space="preserve">V. Estabilización posterior al lanzamiento.</w:t>
      </w:r>
      <w:commentRangeStart w:id="123"/>
      <w:r>
        <w:rPr>
          <w:rFonts w:ascii="Liberation Serif" w:cs="Liberation Serif" w:eastAsia="Liberation Serif" w:hAnsi="Liberation Serif"/>
          <w:b w:val="false"/>
          <w:bCs w:val="false"/>
          <w:i w:val="false"/>
          <w:iCs w:val="false"/>
          <w:color w:val="1A1A1A"/>
          <w:sz w:val="22"/>
          <w:szCs w:val="22"/>
        </w:rPr>
        <w:t xml:space="preserve"> Tras el lanzamiento en firme se ejecuta una etapa de estabilización de </w:t>
      </w:r>
      <w:del w:id="1040" w:author="LSSM" w:date="2026-09-10T12:00:00Z">
        <w:r>
          <w:rPr>
            <w:rFonts w:ascii="Liberation Serif" w:cs="Liberation Serif" w:eastAsia="Liberation Serif" w:hAnsi="Liberation Serif"/>
            <w:b w:val="false"/>
            <w:bCs w:val="false"/>
            <w:i w:val="false"/>
            <w:iCs w:val="false"/>
            <w:color w:val="1A1A1A"/>
            <w:sz w:val="22"/>
            <w:szCs w:val="22"/>
          </w:rPr>
          <w:delText xml:space="preserve">2 a 4 semanas</w:delText>
        </w:r>
      </w:del>
      <w:ins w:id="1041" w:author="LSSM" w:date="2026-09-10T12:00:00Z">
        <w:r>
          <w:rPr>
            <w:rFonts w:ascii="Liberation Serif" w:cs="Liberation Serif" w:eastAsia="Liberation Serif" w:hAnsi="Liberation Serif"/>
            <w:b/>
            <w:bCs/>
            <w:i w:val="false"/>
            <w:iCs w:val="false"/>
            <w:color w:val="1A1A1A"/>
            <w:sz w:val="22"/>
            <w:szCs w:val="22"/>
          </w:rPr>
          <w:t xml:space="preserve">6 (seis) semanas</w:t>
        </w:r>
      </w:ins>
      <w:ins w:id="1042" w:author="LSSM" w:date="2026-09-10T12:00:00Z">
        <w:r>
          <w:rPr>
            <w:rFonts w:ascii="Liberation Serif" w:cs="Liberation Serif" w:eastAsia="Liberation Serif" w:hAnsi="Liberation Serif"/>
            <w:b w:val="false"/>
            <w:bCs w:val="false"/>
            <w:i w:val="false"/>
            <w:iCs w:val="false"/>
            <w:color w:val="1A1A1A"/>
            <w:sz w:val="22"/>
            <w:szCs w:val="22"/>
          </w:rPr>
          <w:t xml:space="preserve">, que concluye por el solo transcurso de ese plazo,</w:t>
        </w:r>
      </w:ins>
      <w:commentRangeEnd w:id="123"/>
      <w:r>
        <w:commentReference w:id="123"/>
      </w:r>
      <w:r>
        <w:rPr>
          <w:rFonts w:ascii="Liberation Serif" w:cs="Liberation Serif" w:eastAsia="Liberation Serif" w:hAnsi="Liberation Serif"/>
          <w:b w:val="false"/>
          <w:bCs w:val="false"/>
          <w:i w:val="false"/>
          <w:iCs w:val="false"/>
          <w:color w:val="1A1A1A"/>
          <w:sz w:val="22"/>
          <w:szCs w:val="22"/>
        </w:rPr>
        <w:t xml:space="preserve"> con atención reforzada: EL PRESTADOR monitorea el sitio bajo tráfico real y corrige</w:t>
      </w:r>
      <w:ins w:id="1043" w:author="LSSM" w:date="2026-09-10T12:00:00Z">
        <w:r>
          <w:rPr>
            <w:rFonts w:ascii="Liberation Serif" w:cs="Liberation Serif" w:eastAsia="Liberation Serif" w:hAnsi="Liberation Serif"/>
            <w:b w:val="false"/>
            <w:bCs w:val="false"/>
            <w:i w:val="false"/>
            <w:iCs w:val="false"/>
            <w:color w:val="1A1A1A"/>
            <w:sz w:val="22"/>
            <w:szCs w:val="22"/>
          </w:rPr>
          <w:t xml:space="preserve"> los defectos respecto de las especificaciones del Anexo Dos y</w:t>
        </w:r>
      </w:ins>
      <w:r>
        <w:rPr>
          <w:rFonts w:ascii="Liberation Serif" w:cs="Liberation Serif" w:eastAsia="Liberation Serif" w:hAnsi="Liberation Serif"/>
          <w:b w:val="false"/>
          <w:bCs w:val="false"/>
          <w:i w:val="false"/>
          <w:iCs w:val="false"/>
          <w:color w:val="1A1A1A"/>
          <w:sz w:val="22"/>
          <w:szCs w:val="22"/>
        </w:rPr>
        <w:t xml:space="preserve"> los ajustes derivados de la exposición real (dispositivos, integraciones en vivo) </w:t>
      </w:r>
      <w:r>
        <w:rPr>
          <w:rFonts w:ascii="Liberation Serif" w:cs="Liberation Serif" w:eastAsia="Liberation Serif" w:hAnsi="Liberation Serif"/>
          <w:b/>
          <w:bCs/>
          <w:i w:val="false"/>
          <w:iCs w:val="false"/>
          <w:color w:val="1A1A1A"/>
          <w:sz w:val="22"/>
          <w:szCs w:val="22"/>
        </w:rPr>
        <w:t xml:space="preserve">sin consumir la bolsa de horas</w:t>
      </w:r>
      <w:r>
        <w:rPr>
          <w:rFonts w:ascii="Liberation Serif" w:cs="Liberation Serif" w:eastAsia="Liberation Serif" w:hAnsi="Liberation Serif"/>
          <w:b w:val="false"/>
          <w:bCs w:val="false"/>
          <w:i w:val="false"/>
          <w:iCs w:val="false"/>
          <w:color w:val="1A1A1A"/>
          <w:sz w:val="22"/>
          <w:szCs w:val="22"/>
        </w:rPr>
        <w:t xml:space="preserve">; confirmadas las integraciones en vivo (captura de leads al CRM, datos de clubes y clases, fichas de Google y BES), el sitio pasa a operación normal bajo la iguala. </w:t>
      </w:r>
      <w:del w:id="1044" w:author="LSSM" w:date="2026-09-10T12:00:00Z">
        <w:r>
          <w:rPr>
            <w:rFonts w:ascii="Liberation Serif" w:cs="Liberation Serif" w:eastAsia="Liberation Serif" w:hAnsi="Liberation Serif"/>
            <w:b w:val="false"/>
            <w:bCs w:val="false"/>
            <w:i w:val="false"/>
            <w:iCs w:val="false"/>
            <w:color w:val="1A1A1A"/>
            <w:sz w:val="22"/>
            <w:szCs w:val="22"/>
          </w:rPr>
          <w:delText xml:space="preserve">La distinción es expresa: durante la estabilización los ajustes de lanzamiento</w:delText>
        </w:r>
      </w:del>
      <w:ins w:id="1045" w:author="LSSM" w:date="2026-09-10T12:00:00Z">
        <w:r>
          <w:rPr>
            <w:rFonts w:ascii="Liberation Serif" w:cs="Liberation Serif" w:eastAsia="Liberation Serif" w:hAnsi="Liberation Serif"/>
            <w:b w:val="false"/>
            <w:bCs w:val="false"/>
            <w:i w:val="false"/>
            <w:iCs w:val="false"/>
            <w:color w:val="1A1A1A"/>
            <w:sz w:val="22"/>
            <w:szCs w:val="22"/>
          </w:rPr>
          <w:t xml:space="preserve">Durante el Periodo de Estabilización</w:t>
        </w:r>
      </w:ins>
      <w:r>
        <w:rPr>
          <w:rFonts w:ascii="Liberation Serif" w:cs="Liberation Serif" w:eastAsia="Liberation Serif" w:hAnsi="Liberation Serif"/>
          <w:b w:val="false"/>
          <w:bCs w:val="false"/>
          <w:i w:val="false"/>
          <w:iCs w:val="false"/>
          <w:color w:val="1A1A1A"/>
          <w:sz w:val="22"/>
          <w:szCs w:val="22"/>
        </w:rPr>
        <w:t xml:space="preserve"> se corrigen sin costo</w:t>
      </w:r>
      <w:del w:id="1046" w:author="LSSM" w:date="2026-09-10T12:00:00Z">
        <w:r>
          <w:rPr>
            <w:rFonts w:ascii="Liberation Serif" w:cs="Liberation Serif" w:eastAsia="Liberation Serif" w:hAnsi="Liberation Serif"/>
            <w:b w:val="false"/>
            <w:bCs w:val="false"/>
            <w:i w:val="false"/>
            <w:iCs w:val="false"/>
            <w:color w:val="1A1A1A"/>
            <w:sz w:val="22"/>
            <w:szCs w:val="22"/>
          </w:rPr>
          <w:delText xml:space="preserve">; concluida ésta</w:delText>
        </w:r>
      </w:del>
      <w:ins w:id="1047" w:author="LSSM" w:date="2026-09-10T12:00:00Z">
        <w:r>
          <w:rPr>
            <w:rFonts w:ascii="Liberation Serif" w:cs="Liberation Serif" w:eastAsia="Liberation Serif" w:hAnsi="Liberation Serif"/>
            <w:b w:val="false"/>
            <w:bCs w:val="false"/>
            <w:i w:val="false"/>
            <w:iCs w:val="false"/>
            <w:color w:val="1A1A1A"/>
            <w:sz w:val="22"/>
            <w:szCs w:val="22"/>
          </w:rPr>
          <w:t xml:space="preserve"> los Defectos y ajustes de lanzamiento comprendidos en el alcance pactado. Entre su conclusión y el inicio de la iguala continúa la garantía de corrección en los términos de la Cláusula Décima Segunda, fracción VIII. A partir del inicio de la iguala</w:t>
        </w:r>
      </w:ins>
      <w:r>
        <w:rPr>
          <w:rFonts w:ascii="Liberation Serif" w:cs="Liberation Serif" w:eastAsia="Liberation Serif" w:hAnsi="Liberation Serif"/>
          <w:b w:val="false"/>
          <w:bCs w:val="false"/>
          <w:i w:val="false"/>
          <w:iCs w:val="false"/>
          <w:color w:val="1A1A1A"/>
          <w:sz w:val="22"/>
          <w:szCs w:val="22"/>
        </w:rPr>
        <w:t xml:space="preserve">, las nuevas mejoras consumen la bolsa de horas y las fallas se atienden bajo el SLA de este Anexo</w:t>
      </w:r>
      <w:ins w:id="1048" w:author="LSSM" w:date="2026-09-10T12:00:00Z">
        <w:r>
          <w:rPr>
            <w:rFonts w:ascii="Liberation Serif" w:cs="Liberation Serif" w:eastAsia="Liberation Serif" w:hAnsi="Liberation Serif"/>
            <w:b w:val="false"/>
            <w:bCs w:val="false"/>
            <w:i w:val="false"/>
            <w:iCs w:val="false"/>
            <w:color w:val="1A1A1A"/>
            <w:sz w:val="22"/>
            <w:szCs w:val="22"/>
          </w:rPr>
          <w:t xml:space="preserve">; terminada la iguala, únicamente subsiste la garantía en los términos de dicha fracción</w:t>
        </w:r>
      </w:ins>
      <w:r>
        <w:rPr>
          <w:rFonts w:ascii="Liberation Serif" w:cs="Liberation Serif" w:eastAsia="Liberation Serif" w:hAnsi="Liberation Serif"/>
          <w:b w:val="false"/>
          <w:bCs w:val="false"/>
          <w:i w:val="false"/>
          <w:iCs w:val="false"/>
          <w:color w:val="1A1A1A"/>
          <w:sz w:val="22"/>
          <w:szCs w:val="22"/>
        </w:rPr>
        <w:t xml:space="preserve">.</w:t>
      </w:r>
    </w:p>
    <w:p>
      <w:pPr>
        <w:spacing w:after="140" w:line="264"/>
        <w:jc w:val="both"/>
      </w:pPr>
      <w:commentRangeStart w:id="124"/>
      <w:ins w:id="1049" w:author="LSSM" w:date="2026-09-10T12:00:00Z">
        <w:r>
          <w:rPr>
            <w:rFonts w:ascii="Liberation Serif" w:cs="Liberation Serif" w:eastAsia="Liberation Serif" w:hAnsi="Liberation Serif"/>
            <w:b/>
            <w:bCs/>
            <w:i w:val="false"/>
            <w:iCs w:val="false"/>
            <w:color w:val="1A1A1A"/>
            <w:sz w:val="22"/>
            <w:szCs w:val="22"/>
          </w:rPr>
          <w:t xml:space="preserve">VI. Penas por incumplimiento de los niveles de servicio (Cláusula Séptima, apartado II).</w:t>
        </w:r>
      </w:ins>
      <w:commentRangeEnd w:id="124"/>
      <w:r>
        <w:commentReference w:id="124"/>
      </w:r>
    </w:p>
    <w:tbl>
      <w:tblPr>
        <w:tblW w:type="dxa" w:w="9360"/>
        <w:tblBorders>
          <w:top w:val="single" w:color="C9CED6" w:sz="4"/>
          <w:left w:val="single" w:color="C9CED6" w:sz="4"/>
          <w:bottom w:val="single" w:color="C9CED6" w:sz="4"/>
          <w:right w:val="single" w:color="C9CED6" w:sz="4"/>
          <w:insideH w:val="single" w:color="C9CED6" w:sz="4"/>
          <w:insideV w:val="single" w:color="C9CED6" w:sz="4"/>
        </w:tblBorders>
        <w:tblLayout w:type="fixed"/>
      </w:tblPr>
      <w:tblGrid>
        <w:gridCol w:w="6739"/>
        <w:gridCol w:w="2620"/>
      </w:tblGrid>
      <w:tr>
        <w:trPr>
          <w:cantSplit/>
          <w:tblHeader/>
        </w:trPr>
        <w:tc>
          <w:tcPr>
            <w:tcW w:type="dxa" w:w="6739"/>
            <w:shd w:fill="EEF2F5" w:color="auto" w:val="clear"/>
            <w:tcMar>
              <w:top w:type="dxa" w:w="60"/>
              <w:left w:type="dxa" w:w="90"/>
              <w:bottom w:type="dxa" w:w="60"/>
              <w:right w:type="dxa" w:w="90"/>
            </w:tcMar>
            <w:vAlign w:val="top"/>
          </w:tcPr>
          <w:p>
            <w:pPr>
              <w:spacing w:after="0" w:line="252"/>
            </w:pPr>
            <w:ins w:id="1050" w:author="LSSM" w:date="2026-09-10T12:00:00Z">
              <w:r>
                <w:rPr>
                  <w:rFonts w:ascii="Liberation Serif" w:cs="Liberation Serif" w:eastAsia="Liberation Serif" w:hAnsi="Liberation Serif"/>
                  <w:b/>
                  <w:bCs/>
                  <w:i w:val="false"/>
                  <w:iCs w:val="false"/>
                  <w:color w:val="1A1A1A"/>
                  <w:sz w:val="19"/>
                  <w:szCs w:val="19"/>
                </w:rPr>
                <w:t xml:space="preserve">Incumplimiento</w:t>
              </w:r>
            </w:ins>
          </w:p>
        </w:tc>
        <w:tc>
          <w:tcPr>
            <w:tcW w:type="dxa" w:w="2620"/>
            <w:shd w:fill="EEF2F5" w:color="auto" w:val="clear"/>
            <w:tcMar>
              <w:top w:type="dxa" w:w="60"/>
              <w:left w:type="dxa" w:w="90"/>
              <w:bottom w:type="dxa" w:w="60"/>
              <w:right w:type="dxa" w:w="90"/>
            </w:tcMar>
            <w:vAlign w:val="top"/>
          </w:tcPr>
          <w:p>
            <w:pPr>
              <w:spacing w:after="0" w:line="252"/>
            </w:pPr>
            <w:ins w:id="1051" w:author="LSSM" w:date="2026-09-10T12:00:00Z">
              <w:r>
                <w:rPr>
                  <w:rFonts w:ascii="Liberation Serif" w:cs="Liberation Serif" w:eastAsia="Liberation Serif" w:hAnsi="Liberation Serif"/>
                  <w:b/>
                  <w:bCs/>
                  <w:i w:val="false"/>
                  <w:iCs w:val="false"/>
                  <w:color w:val="1A1A1A"/>
                  <w:sz w:val="19"/>
                  <w:szCs w:val="19"/>
                </w:rPr>
                <w:t xml:space="preserve">Pena</w:t>
              </w:r>
            </w:ins>
          </w:p>
        </w:tc>
      </w:tr>
      <w:tr>
        <w:trPr>
          <w:cantSplit/>
          <w:tblHeader w:val="false"/>
        </w:trPr>
        <w:tc>
          <w:tcPr>
            <w:tcW w:type="dxa" w:w="6739"/>
            <w:tcMar>
              <w:top w:type="dxa" w:w="60"/>
              <w:left w:type="dxa" w:w="90"/>
              <w:bottom w:type="dxa" w:w="60"/>
              <w:right w:type="dxa" w:w="90"/>
            </w:tcMar>
            <w:vAlign w:val="top"/>
          </w:tcPr>
          <w:p>
            <w:pPr>
              <w:spacing w:after="0" w:line="252"/>
            </w:pPr>
            <w:ins w:id="1052" w:author="LSSM" w:date="2026-09-10T12:00:00Z">
              <w:r>
                <w:rPr>
                  <w:rFonts w:ascii="Liberation Serif" w:cs="Liberation Serif" w:eastAsia="Liberation Serif" w:hAnsi="Liberation Serif"/>
                  <w:b w:val="false"/>
                  <w:bCs w:val="false"/>
                  <w:i w:val="false"/>
                  <w:iCs w:val="false"/>
                  <w:color w:val="1A1A1A"/>
                  <w:sz w:val="19"/>
                  <w:szCs w:val="19"/>
                </w:rPr>
                <w:t xml:space="preserve">Tiempo de primera respuesta de severidad Crítica no cumplido</w:t>
              </w:r>
            </w:ins>
          </w:p>
        </w:tc>
        <w:tc>
          <w:tcPr>
            <w:tcW w:type="dxa" w:w="2620"/>
            <w:tcMar>
              <w:top w:type="dxa" w:w="60"/>
              <w:left w:type="dxa" w:w="90"/>
              <w:bottom w:type="dxa" w:w="60"/>
              <w:right w:type="dxa" w:w="90"/>
            </w:tcMar>
            <w:vAlign w:val="top"/>
          </w:tcPr>
          <w:p>
            <w:pPr>
              <w:spacing w:after="0" w:line="252"/>
            </w:pPr>
            <w:ins w:id="1053" w:author="LSSM" w:date="2026-09-10T12:00:00Z">
              <w:r>
                <w:rPr>
                  <w:rFonts w:ascii="Liberation Serif" w:cs="Liberation Serif" w:eastAsia="Liberation Serif" w:hAnsi="Liberation Serif"/>
                  <w:b w:val="false"/>
                  <w:bCs w:val="false"/>
                  <w:i w:val="false"/>
                  <w:iCs w:val="false"/>
                  <w:color w:val="1A1A1A"/>
                  <w:sz w:val="19"/>
                  <w:szCs w:val="19"/>
                </w:rPr>
                <w:t xml:space="preserve">2% de la iguala del mes, por evento</w:t>
              </w:r>
            </w:ins>
          </w:p>
        </w:tc>
      </w:tr>
      <w:tr>
        <w:trPr>
          <w:cantSplit/>
          <w:tblHeader w:val="false"/>
        </w:trPr>
        <w:tc>
          <w:tcPr>
            <w:tcW w:type="dxa" w:w="6739"/>
            <w:tcMar>
              <w:top w:type="dxa" w:w="60"/>
              <w:left w:type="dxa" w:w="90"/>
              <w:bottom w:type="dxa" w:w="60"/>
              <w:right w:type="dxa" w:w="90"/>
            </w:tcMar>
            <w:vAlign w:val="top"/>
          </w:tcPr>
          <w:p>
            <w:pPr>
              <w:spacing w:after="0" w:line="252"/>
            </w:pPr>
            <w:ins w:id="1054" w:author="LSSM" w:date="2026-09-10T12:00:00Z">
              <w:r>
                <w:rPr>
                  <w:rFonts w:ascii="Liberation Serif" w:cs="Liberation Serif" w:eastAsia="Liberation Serif" w:hAnsi="Liberation Serif"/>
                  <w:b w:val="false"/>
                  <w:bCs w:val="false"/>
                  <w:i w:val="false"/>
                  <w:iCs w:val="false"/>
                  <w:color w:val="1A1A1A"/>
                  <w:sz w:val="19"/>
                  <w:szCs w:val="19"/>
                </w:rPr>
                <w:t xml:space="preserve">Resolución objetivo de severidad Crítica no cumplida</w:t>
              </w:r>
            </w:ins>
          </w:p>
        </w:tc>
        <w:tc>
          <w:tcPr>
            <w:tcW w:type="dxa" w:w="2620"/>
            <w:tcMar>
              <w:top w:type="dxa" w:w="60"/>
              <w:left w:type="dxa" w:w="90"/>
              <w:bottom w:type="dxa" w:w="60"/>
              <w:right w:type="dxa" w:w="90"/>
            </w:tcMar>
            <w:vAlign w:val="top"/>
          </w:tcPr>
          <w:p>
            <w:pPr>
              <w:spacing w:after="0" w:line="252"/>
            </w:pPr>
            <w:ins w:id="1055" w:author="LSSM" w:date="2026-09-10T12:00:00Z">
              <w:r>
                <w:rPr>
                  <w:rFonts w:ascii="Liberation Serif" w:cs="Liberation Serif" w:eastAsia="Liberation Serif" w:hAnsi="Liberation Serif"/>
                  <w:b w:val="false"/>
                  <w:bCs w:val="false"/>
                  <w:i w:val="false"/>
                  <w:iCs w:val="false"/>
                  <w:color w:val="1A1A1A"/>
                  <w:sz w:val="19"/>
                  <w:szCs w:val="19"/>
                </w:rPr>
                <w:t xml:space="preserve">5% de la iguala del mes, por evento</w:t>
              </w:r>
            </w:ins>
          </w:p>
        </w:tc>
      </w:tr>
      <w:tr>
        <w:trPr>
          <w:cantSplit/>
          <w:tblHeader w:val="false"/>
        </w:trPr>
        <w:tc>
          <w:tcPr>
            <w:tcW w:type="dxa" w:w="6739"/>
            <w:tcMar>
              <w:top w:type="dxa" w:w="60"/>
              <w:left w:type="dxa" w:w="90"/>
              <w:bottom w:type="dxa" w:w="60"/>
              <w:right w:type="dxa" w:w="90"/>
            </w:tcMar>
            <w:vAlign w:val="top"/>
          </w:tcPr>
          <w:p>
            <w:pPr>
              <w:spacing w:after="0" w:line="252"/>
            </w:pPr>
            <w:ins w:id="1056" w:author="LSSM" w:date="2026-09-10T12:00:00Z">
              <w:r>
                <w:rPr>
                  <w:rFonts w:ascii="Liberation Serif" w:cs="Liberation Serif" w:eastAsia="Liberation Serif" w:hAnsi="Liberation Serif"/>
                  <w:b w:val="false"/>
                  <w:bCs w:val="false"/>
                  <w:i w:val="false"/>
                  <w:iCs w:val="false"/>
                  <w:color w:val="1A1A1A"/>
                  <w:sz w:val="19"/>
                  <w:szCs w:val="19"/>
                </w:rPr>
                <w:t xml:space="preserve">Tiempo de primera respuesta de severidad Alta no cumplido</w:t>
              </w:r>
            </w:ins>
          </w:p>
        </w:tc>
        <w:tc>
          <w:tcPr>
            <w:tcW w:type="dxa" w:w="2620"/>
            <w:tcMar>
              <w:top w:type="dxa" w:w="60"/>
              <w:left w:type="dxa" w:w="90"/>
              <w:bottom w:type="dxa" w:w="60"/>
              <w:right w:type="dxa" w:w="90"/>
            </w:tcMar>
            <w:vAlign w:val="top"/>
          </w:tcPr>
          <w:p>
            <w:pPr>
              <w:spacing w:after="0" w:line="252"/>
            </w:pPr>
            <w:ins w:id="1057" w:author="LSSM" w:date="2026-09-10T12:00:00Z">
              <w:r>
                <w:rPr>
                  <w:rFonts w:ascii="Liberation Serif" w:cs="Liberation Serif" w:eastAsia="Liberation Serif" w:hAnsi="Liberation Serif"/>
                  <w:b w:val="false"/>
                  <w:bCs w:val="false"/>
                  <w:i w:val="false"/>
                  <w:iCs w:val="false"/>
                  <w:color w:val="1A1A1A"/>
                  <w:sz w:val="19"/>
                  <w:szCs w:val="19"/>
                </w:rPr>
                <w:t xml:space="preserve">1% de la iguala del mes, por evento</w:t>
              </w:r>
            </w:ins>
          </w:p>
        </w:tc>
      </w:tr>
      <w:tr>
        <w:trPr>
          <w:cantSplit/>
          <w:tblHeader w:val="false"/>
        </w:trPr>
        <w:tc>
          <w:tcPr>
            <w:tcW w:type="dxa" w:w="6739"/>
            <w:tcMar>
              <w:top w:type="dxa" w:w="60"/>
              <w:left w:type="dxa" w:w="90"/>
              <w:bottom w:type="dxa" w:w="60"/>
              <w:right w:type="dxa" w:w="90"/>
            </w:tcMar>
            <w:vAlign w:val="top"/>
          </w:tcPr>
          <w:p>
            <w:pPr>
              <w:spacing w:after="0" w:line="252"/>
            </w:pPr>
            <w:ins w:id="1058" w:author="LSSM" w:date="2026-09-10T12:00:00Z">
              <w:r>
                <w:rPr>
                  <w:rFonts w:ascii="Liberation Serif" w:cs="Liberation Serif" w:eastAsia="Liberation Serif" w:hAnsi="Liberation Serif"/>
                  <w:b w:val="false"/>
                  <w:bCs w:val="false"/>
                  <w:i w:val="false"/>
                  <w:iCs w:val="false"/>
                  <w:color w:val="1A1A1A"/>
                  <w:sz w:val="19"/>
                  <w:szCs w:val="19"/>
                </w:rPr>
                <w:t xml:space="preserve">Resolución objetivo de severidad Alta no cumplida</w:t>
              </w:r>
            </w:ins>
          </w:p>
        </w:tc>
        <w:tc>
          <w:tcPr>
            <w:tcW w:type="dxa" w:w="2620"/>
            <w:tcMar>
              <w:top w:type="dxa" w:w="60"/>
              <w:left w:type="dxa" w:w="90"/>
              <w:bottom w:type="dxa" w:w="60"/>
              <w:right w:type="dxa" w:w="90"/>
            </w:tcMar>
            <w:vAlign w:val="top"/>
          </w:tcPr>
          <w:p>
            <w:pPr>
              <w:spacing w:after="0" w:line="252"/>
            </w:pPr>
            <w:ins w:id="1059" w:author="LSSM" w:date="2026-09-10T12:00:00Z">
              <w:r>
                <w:rPr>
                  <w:rFonts w:ascii="Liberation Serif" w:cs="Liberation Serif" w:eastAsia="Liberation Serif" w:hAnsi="Liberation Serif"/>
                  <w:b w:val="false"/>
                  <w:bCs w:val="false"/>
                  <w:i w:val="false"/>
                  <w:iCs w:val="false"/>
                  <w:color w:val="1A1A1A"/>
                  <w:sz w:val="19"/>
                  <w:szCs w:val="19"/>
                </w:rPr>
                <w:t xml:space="preserve">2% de la iguala del mes, por evento</w:t>
              </w:r>
            </w:ins>
          </w:p>
        </w:tc>
      </w:tr>
      <w:tr>
        <w:trPr>
          <w:cantSplit/>
          <w:tblHeader w:val="false"/>
        </w:trPr>
        <w:tc>
          <w:tcPr>
            <w:tcW w:type="dxa" w:w="6739"/>
            <w:tcMar>
              <w:top w:type="dxa" w:w="60"/>
              <w:left w:type="dxa" w:w="90"/>
              <w:bottom w:type="dxa" w:w="60"/>
              <w:right w:type="dxa" w:w="90"/>
            </w:tcMar>
            <w:vAlign w:val="top"/>
          </w:tcPr>
          <w:p>
            <w:pPr>
              <w:spacing w:after="0" w:line="252"/>
            </w:pPr>
            <w:ins w:id="1060" w:author="LSSM" w:date="2026-09-10T12:00:00Z">
              <w:r>
                <w:rPr>
                  <w:rFonts w:ascii="Liberation Serif" w:cs="Liberation Serif" w:eastAsia="Liberation Serif" w:hAnsi="Liberation Serif"/>
                  <w:b w:val="false"/>
                  <w:bCs w:val="false"/>
                  <w:i w:val="false"/>
                  <w:iCs w:val="false"/>
                  <w:color w:val="1A1A1A"/>
                  <w:sz w:val="19"/>
                  <w:szCs w:val="19"/>
                </w:rPr>
                <w:t xml:space="preserve">Reporte mensual no entregado dentro de los 10 (diez) días hábiles siguientes al cierre del mes</w:t>
              </w:r>
            </w:ins>
          </w:p>
        </w:tc>
        <w:tc>
          <w:tcPr>
            <w:tcW w:type="dxa" w:w="2620"/>
            <w:tcMar>
              <w:top w:type="dxa" w:w="60"/>
              <w:left w:type="dxa" w:w="90"/>
              <w:bottom w:type="dxa" w:w="60"/>
              <w:right w:type="dxa" w:w="90"/>
            </w:tcMar>
            <w:vAlign w:val="top"/>
          </w:tcPr>
          <w:p>
            <w:pPr>
              <w:spacing w:after="0" w:line="252"/>
            </w:pPr>
            <w:ins w:id="1061" w:author="LSSM" w:date="2026-09-10T12:00:00Z">
              <w:r>
                <w:rPr>
                  <w:rFonts w:ascii="Liberation Serif" w:cs="Liberation Serif" w:eastAsia="Liberation Serif" w:hAnsi="Liberation Serif"/>
                  <w:b w:val="false"/>
                  <w:bCs w:val="false"/>
                  <w:i w:val="false"/>
                  <w:iCs w:val="false"/>
                  <w:color w:val="1A1A1A"/>
                  <w:sz w:val="19"/>
                  <w:szCs w:val="19"/>
                </w:rPr>
                <w:t xml:space="preserve">2% de la iguala del mes</w:t>
              </w:r>
            </w:ins>
          </w:p>
        </w:tc>
      </w:tr>
      <w:tr>
        <w:trPr>
          <w:cantSplit/>
          <w:tblHeader w:val="false"/>
        </w:trPr>
        <w:tc>
          <w:tcPr>
            <w:tcW w:type="dxa" w:w="6739"/>
            <w:tcMar>
              <w:top w:type="dxa" w:w="60"/>
              <w:left w:type="dxa" w:w="90"/>
              <w:bottom w:type="dxa" w:w="60"/>
              <w:right w:type="dxa" w:w="90"/>
            </w:tcMar>
            <w:vAlign w:val="top"/>
          </w:tcPr>
          <w:p>
            <w:pPr>
              <w:spacing w:after="0" w:line="252"/>
            </w:pPr>
            <w:ins w:id="1062" w:author="LSSM" w:date="2026-09-10T12:00:00Z">
              <w:r>
                <w:rPr>
                  <w:rFonts w:ascii="Liberation Serif" w:cs="Liberation Serif" w:eastAsia="Liberation Serif" w:hAnsi="Liberation Serif"/>
                  <w:b/>
                  <w:bCs/>
                  <w:i w:val="false"/>
                  <w:iCs w:val="false"/>
                  <w:color w:val="1A1A1A"/>
                  <w:sz w:val="19"/>
                  <w:szCs w:val="19"/>
                </w:rPr>
                <w:t xml:space="preserve">Tope conjunto mensual</w:t>
              </w:r>
            </w:ins>
          </w:p>
        </w:tc>
        <w:tc>
          <w:tcPr>
            <w:tcW w:type="dxa" w:w="2620"/>
            <w:tcMar>
              <w:top w:type="dxa" w:w="60"/>
              <w:left w:type="dxa" w:w="90"/>
              <w:bottom w:type="dxa" w:w="60"/>
              <w:right w:type="dxa" w:w="90"/>
            </w:tcMar>
            <w:vAlign w:val="top"/>
          </w:tcPr>
          <w:p>
            <w:pPr>
              <w:spacing w:after="0" w:line="252"/>
            </w:pPr>
            <w:ins w:id="1063" w:author="LSSM" w:date="2026-09-10T12:00:00Z">
              <w:r>
                <w:rPr>
                  <w:rFonts w:ascii="Liberation Serif" w:cs="Liberation Serif" w:eastAsia="Liberation Serif" w:hAnsi="Liberation Serif"/>
                  <w:b/>
                  <w:bCs/>
                  <w:i w:val="false"/>
                  <w:iCs w:val="false"/>
                  <w:color w:val="1A1A1A"/>
                  <w:sz w:val="19"/>
                  <w:szCs w:val="19"/>
                </w:rPr>
                <w:t xml:space="preserve">10% de la iguala del mes</w:t>
              </w:r>
            </w:ins>
          </w:p>
        </w:tc>
      </w:tr>
    </w:tbl>
    <w:p>
      <w:pPr>
        <w:spacing w:after="120"/>
      </w:pPr>
    </w:p>
    <w:p>
      <w:pPr>
        <w:spacing w:after="140" w:line="264"/>
        <w:jc w:val="both"/>
      </w:pPr>
      <w:ins w:id="1064" w:author="LSSM" w:date="2026-09-10T12:00:00Z">
        <w:r>
          <w:rPr>
            <w:rFonts w:ascii="Liberation Serif" w:cs="Liberation Serif" w:eastAsia="Liberation Serif" w:hAnsi="Liberation Serif"/>
            <w:b w:val="false"/>
            <w:bCs w:val="false"/>
            <w:i w:val="false"/>
            <w:iCs w:val="false"/>
            <w:color w:val="1A1A1A"/>
            <w:sz w:val="22"/>
            <w:szCs w:val="22"/>
          </w:rPr>
          <w:t xml:space="preserve">Las penas se acreditan contra la siguiente factura de la iguala y constituyen el remedio económico único por el mismo incumplimiento de los niveles de servicio, sin perjuicio de la subsanación y, cuando proceda, la rescisión conforme a la Cláusula Décima Quinta. No se causan en los supuestos de exclusión del apartado I de este Anexo.</w:t>
        </w:r>
      </w:ins>
    </w:p>
    <w:p>
      <w:pPr>
        <w:pBdr>
          <w:left w:val="single" w:color="C9CED6" w:sz="12" w:space="8"/>
        </w:pBdr>
        <w:spacing w:after="140" w:line="264"/>
        <w:ind w:left="400" w:right="200"/>
        <w:jc w:val="both"/>
      </w:pPr>
      <w:r>
        <w:rPr>
          <w:rFonts w:ascii="Liberation Serif" w:cs="Liberation Serif" w:eastAsia="Liberation Serif" w:hAnsi="Liberation Serif"/>
          <w:b w:val="false"/>
          <w:bCs w:val="false"/>
          <w:i w:val="false"/>
          <w:iCs w:val="false"/>
          <w:color w:val="1A1A1A"/>
          <w:sz w:val="20"/>
          <w:szCs w:val="20"/>
        </w:rPr>
        <w:t xml:space="preserve">Leído que fue el presente Contrato y sus Anexos Uno a Cinco, las Partes los firman al margen y al calce, por duplicado, en la Ciudad de México, en la fecha de firma del Contrato.</w:t>
      </w:r>
    </w:p>
    <w:sectPr>
      <w:headerReference w:type="default" r:id="rId7"/>
      <w:footerReference w:type="default" r:id="rId8"/>
      <w:pgSz w:w="12240" w:h="15840" w:orient="portrait"/>
      <w:pgMar w:top="1440" w:right="1440" w:bottom="1440" w:left="1440" w:header="700" w:footer="7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LSSM" w:author="LSSM" w:date="2026-09-10T12:00:00.000Z">
    <w:p>
      <w:r>
        <w:rPr>
          <w:b/>
          <w:bCs/>
          <w:sz w:val="18"/>
          <w:szCs w:val="18"/>
        </w:rPr>
        <w:t xml:space="preserve">CAMBIO DE EL PRESTADOR · Portada</w:t>
      </w:r>
    </w:p>
    <w:p>
      <w:r>
        <w:rPr>
          <w:b/>
          <w:bCs/>
          <w:sz w:val="18"/>
          <w:szCs w:val="18"/>
        </w:rPr>
        <w:t xml:space="preserve"/>
      </w:r>
      <w:r>
        <w:rPr>
          <w:sz w:val="18"/>
          <w:szCs w:val="18"/>
        </w:rPr>
        <w:t xml:space="preserve">Esta versión es la contrapropuesta de EL PRESTADOR al borrador marcado por EL CLIENTE. Los cambios que aparecen en los Anexos sin nota al margen corresponden a precisiones ya incorporadas con anterioridad y no derivan del marcado.</w:t>
      </w:r>
    </w:p>
  </w:comment>
  <w:comment w:id="1" w:initials="LSSM" w:author="LSSM" w:date="2026-09-10T12:00:00.000Z">
    <w:p>
      <w:r>
        <w:rPr>
          <w:b/>
          <w:bCs/>
          <w:sz w:val="18"/>
          <w:szCs w:val="18"/>
        </w:rPr>
        <w:t xml:space="preserve">ACEPTADO · Declaraciones II a) y b)</w:t>
      </w:r>
    </w:p>
    <w:p>
      <w:r>
        <w:rPr>
          <w:b/>
          <w:bCs/>
          <w:sz w:val="18"/>
          <w:szCs w:val="18"/>
        </w:rPr>
        <w:t xml:space="preserve">Cambio de EL CLIENTE: </w:t>
      </w:r>
      <w:r>
        <w:rPr>
          <w:sz w:val="18"/>
          <w:szCs w:val="18"/>
        </w:rPr>
        <w:t xml:space="preserve">Inserta los datos de la escritura constitutiva de EL PRESTADOR (69,579, 5 de julio de 2021, Notaría 106 del Estado de México, Luis Gerardo Mendoza Powell) y remite el poder al mismo instrumento.</w:t>
      </w:r>
    </w:p>
    <w:p>
      <w:r>
        <w:rPr>
          <w:b/>
          <w:bCs/>
          <w:sz w:val="18"/>
          <w:szCs w:val="18"/>
        </w:rPr>
        <w:t xml:space="preserve">Posición de EL PRESTADOR: </w:t>
      </w:r>
      <w:r>
        <w:rPr>
          <w:sz w:val="18"/>
          <w:szCs w:val="18"/>
        </w:rPr>
        <w:t xml:space="preserve">Se aceptan los datos en sus términos. No se pide reciprocidad: la Declaración I b) de EL CLIENTE se conserva como estaba, sin exigir los datos del instrumento que acredita las facultades de su apoderado.</w:t>
      </w:r>
    </w:p>
    <w:p>
      <w:r>
        <w:rPr>
          <w:color w:val="4A5563"/>
          <w:sz w:val="16"/>
          <w:szCs w:val="16"/>
        </w:rPr>
        <w:t xml:space="preserve">Comentarios del borrador: C8, C9</w:t>
      </w:r>
    </w:p>
  </w:comment>
  <w:comment w:id="2" w:initials="LSSM" w:author="LSSM" w:date="2026-09-10T12:00:00.000Z">
    <w:p>
      <w:r>
        <w:rPr>
          <w:b/>
          <w:bCs/>
          <w:sz w:val="18"/>
          <w:szCs w:val="18"/>
        </w:rPr>
        <w:t xml:space="preserve">CAMBIO DE EL PRESTADOR · Declaraciones II e)</w:t>
      </w:r>
    </w:p>
    <w:p>
      <w:r>
        <w:rPr>
          <w:b/>
          <w:bCs/>
          <w:sz w:val="18"/>
          <w:szCs w:val="18"/>
        </w:rPr>
        <w:t xml:space="preserve"/>
      </w:r>
      <w:r>
        <w:rPr>
          <w:sz w:val="18"/>
          <w:szCs w:val="18"/>
        </w:rPr>
        <w:t xml:space="preserve">Se agrega que los Servicios no actualizan los supuestos del artículo 15-D del Código Fiscal de la Federación: EL PRESTADOR ejecuta con organización y medios propios y no pone personal a disposición de EL CLIENTE, por lo que no aplica el registro REPSE ni la retención de ese régimen.</w:t>
      </w:r>
    </w:p>
  </w:comment>
  <w:comment w:id="3" w:initials="LSSM" w:author="LSSM" w:date="2026-09-10T12:00:00.000Z">
    <w:p>
      <w:r>
        <w:rPr>
          <w:b/>
          <w:bCs/>
          <w:sz w:val="18"/>
          <w:szCs w:val="18"/>
        </w:rPr>
        <w:t xml:space="preserve">CAMBIO DE EL PRESTADOR · Primera · Modelos de Lenguaje Autorizados</w:t>
      </w:r>
    </w:p>
    <w:p>
      <w:r>
        <w:rPr>
          <w:b/>
          <w:bCs/>
          <w:sz w:val="18"/>
          <w:szCs w:val="18"/>
        </w:rPr>
        <w:t xml:space="preserve"/>
      </w:r>
      <w:r>
        <w:rPr>
          <w:sz w:val="18"/>
          <w:szCs w:val="18"/>
        </w:rPr>
        <w:t xml:space="preserve">Los tres proveedores quedan nombrados —Google (Gemini), OpenAI (GPT) y Anthropic (Claude)— y EL PRESTADOR puede elegir y sustituir libremente entre ellos, sin convenio modificatorio y sin costo adicional; salir de esos tres requiere consentimiento previo por escrito de EL CLIENTE. Se agrega también la definición de Plataformas de Terceros.</w:t>
      </w:r>
    </w:p>
  </w:comment>
  <w:comment w:id="4" w:initials="LSSM" w:author="LSSM" w:date="2026-09-10T12:00:00.000Z">
    <w:p>
      <w:r>
        <w:rPr>
          <w:b/>
          <w:bCs/>
          <w:sz w:val="18"/>
          <w:szCs w:val="18"/>
        </w:rPr>
        <w:t xml:space="preserve">CAMBIO DE EL PRESTADOR · Primera · Desarrollo Mayor</w:t>
      </w:r>
    </w:p>
    <w:p>
      <w:r>
        <w:rPr>
          <w:b/>
          <w:bCs/>
          <w:sz w:val="18"/>
          <w:szCs w:val="18"/>
        </w:rPr>
        <w:t xml:space="preserve"/>
      </w:r>
      <w:r>
        <w:rPr>
          <w:sz w:val="18"/>
          <w:szCs w:val="18"/>
        </w:rPr>
        <w:t xml:space="preserve">Responde a los comentarios C107 y C821: «Desarrollo Mayor» es toda nueva funcionalidad, integración o cambio de alcance no comprendido en el Anexo Dos, o cualquier trabajo que exceda de 40 horas; siempre se cotiza y se aprueba por escrito antes de iniciarse. Los excedentes de la bolsa de horas que no lleguen a ese umbral se rigen por la Cláusula Sexta.</w:t>
      </w:r>
    </w:p>
    <w:p>
      <w:r>
        <w:rPr>
          <w:color w:val="4A5563"/>
          <w:sz w:val="16"/>
          <w:szCs w:val="16"/>
        </w:rPr>
        <w:t xml:space="preserve">Comentarios del borrador: C107, C821</w:t>
      </w:r>
    </w:p>
  </w:comment>
  <w:comment w:id="5" w:initials="LSSM" w:author="LSSM" w:date="2026-09-10T12:00:00.000Z">
    <w:p>
      <w:r>
        <w:rPr>
          <w:b/>
          <w:bCs/>
          <w:sz w:val="18"/>
          <w:szCs w:val="18"/>
        </w:rPr>
        <w:t xml:space="preserve">CAMBIO DE EL PRESTADOR · Primera · Persona Encargada</w:t>
      </w:r>
    </w:p>
    <w:p>
      <w:r>
        <w:rPr>
          <w:b/>
          <w:bCs/>
          <w:sz w:val="18"/>
          <w:szCs w:val="18"/>
        </w:rPr>
        <w:t xml:space="preserve"/>
      </w:r>
      <w:r>
        <w:rPr>
          <w:sz w:val="18"/>
          <w:szCs w:val="18"/>
        </w:rPr>
        <w:t xml:space="preserve">La ley vigente es la Ley Federal de Protección de Datos Personales en Posesión de los Particulares publicada en el DOF el 20 de marzo de 2025, cuyo artículo 2, fracción XII, define a la «persona encargada». El Contrato adopta esa ley y ese término en las Cláusulas Décima Séptima y Décima Octava.</w:t>
      </w:r>
    </w:p>
  </w:comment>
  <w:comment w:id="6" w:initials="LSSM" w:author="LSSM" w:date="2026-09-10T12:00:00.000Z">
    <w:p>
      <w:r>
        <w:rPr>
          <w:b/>
          <w:bCs/>
          <w:sz w:val="18"/>
          <w:szCs w:val="18"/>
        </w:rPr>
        <w:t xml:space="preserve">ACEPTADO CON CONDICIÓN · Primera · Periodo de Estabilización</w:t>
      </w:r>
    </w:p>
    <w:p>
      <w:r>
        <w:rPr>
          <w:b/>
          <w:bCs/>
          <w:sz w:val="18"/>
          <w:szCs w:val="18"/>
        </w:rPr>
        <w:t xml:space="preserve">Cambio de EL CLIENTE: </w:t>
      </w:r>
      <w:r>
        <w:rPr>
          <w:sz w:val="18"/>
          <w:szCs w:val="18"/>
        </w:rPr>
        <w:t xml:space="preserve">De «2 a 4 semanas» a 6 semanas; el objeto pasa a cubrir «cualquier error, defecto, incidencia, inconsistencia… o desviación respecto de los requerimientos».</w:t>
      </w:r>
    </w:p>
    <w:p>
      <w:r>
        <w:rPr>
          <w:b/>
          <w:bCs/>
          <w:sz w:val="18"/>
          <w:szCs w:val="18"/>
        </w:rPr>
        <w:t xml:space="preserve">Posición de EL PRESTADOR: </w:t>
      </w:r>
      <w:r>
        <w:rPr>
          <w:sz w:val="18"/>
          <w:szCs w:val="18"/>
        </w:rPr>
        <w:t xml:space="preserve">Se aceptan las 6 (seis) semanas con dos condiciones: (1) el periodo concluye por el solo transcurso del plazo, contado desde el Lanzamiento en Firme, sin declaración de estabilidad de ninguna de las Partes; (2) su objeto se limita a los defectos respecto de las especificaciones del Anexo Dos y a los ajustes derivados del tráfico real; los cambios de alcance se tramitan por la Cláusula Décima y no lo prorrogan. Misma regla en la Novena II.4, en el Anexo Dos I.3 y en el Anexo Cinco V.</w:t>
      </w:r>
    </w:p>
    <w:p>
      <w:r>
        <w:rPr>
          <w:color w:val="4A5563"/>
          <w:sz w:val="16"/>
          <w:szCs w:val="16"/>
        </w:rPr>
        <w:t xml:space="preserve">Comentarios del borrador: C279, C280</w:t>
      </w:r>
    </w:p>
  </w:comment>
  <w:comment w:id="7" w:initials="LSSM" w:author="LSSM" w:date="2026-09-10T12:00:00.000Z">
    <w:p>
      <w:r>
        <w:rPr>
          <w:b/>
          <w:bCs/>
          <w:sz w:val="18"/>
          <w:szCs w:val="18"/>
        </w:rPr>
        <w:t xml:space="preserve">CAMBIO DE EL PRESTADOR · Primera · Tiempo de Espera (stand-by)</w:t>
      </w:r>
    </w:p>
    <w:p>
      <w:r>
        <w:rPr>
          <w:b/>
          <w:bCs/>
          <w:sz w:val="18"/>
          <w:szCs w:val="18"/>
        </w:rPr>
        <w:t xml:space="preserve"/>
      </w:r>
      <w:r>
        <w:rPr>
          <w:sz w:val="18"/>
          <w:szCs w:val="18"/>
        </w:rPr>
        <w:t xml:space="preserve">La definición se acota a la falta o demora en la entrega de las aportaciones, accesos, credenciales, infraestructura o insumos del Anexo Uno y se declara el único supuesto que causa stand-by, en congruencia con la Cláusula Décima Quinta, inciso a).</w:t>
      </w:r>
    </w:p>
  </w:comment>
  <w:comment w:id="8" w:initials="LSSM" w:author="LSSM" w:date="2026-09-10T12:00:00.000Z">
    <w:p>
      <w:r>
        <w:rPr>
          <w:b/>
          <w:bCs/>
          <w:sz w:val="18"/>
          <w:szCs w:val="18"/>
        </w:rPr>
        <w:t xml:space="preserve">RECHAZADO · Segunda · Addenda</w:t>
      </w:r>
    </w:p>
    <w:p>
      <w:r>
        <w:rPr>
          <w:b/>
          <w:bCs/>
          <w:sz w:val="18"/>
          <w:szCs w:val="18"/>
        </w:rPr>
        <w:t xml:space="preserve">Cambio de EL CLIENTE: </w:t>
      </w:r>
      <w:r>
        <w:rPr>
          <w:sz w:val="18"/>
          <w:szCs w:val="18"/>
        </w:rPr>
        <w:t xml:space="preserve">Suprime «que los active; dicho Addendum detalla —sin modificar— el alcance operativo, las exclusiones y las aportaciones… ya pactados».</w:t>
      </w:r>
    </w:p>
    <w:p>
      <w:r>
        <w:rPr>
          <w:b/>
          <w:bCs/>
          <w:sz w:val="18"/>
          <w:szCs w:val="18"/>
        </w:rPr>
        <w:t xml:space="preserve">Posición de EL PRESTADOR: </w:t>
      </w:r>
      <w:r>
        <w:rPr>
          <w:sz w:val="18"/>
          <w:szCs w:val="18"/>
        </w:rPr>
        <w:t xml:space="preserve">Se reinstala la frase. Los Addenda del BDS y de la Academia detallan sin modificar lo pactado en las Cláusulas Cuarta, Quinta y Octava; sin esa regla un Addendum podría alterar alcance o precio sin convenio modificatorio.</w:t>
      </w:r>
    </w:p>
  </w:comment>
  <w:comment w:id="9" w:initials="LSSM" w:author="LSSM" w:date="2026-09-10T12:00:00.000Z">
    <w:p>
      <w:r>
        <w:rPr>
          <w:b/>
          <w:bCs/>
          <w:sz w:val="18"/>
          <w:szCs w:val="18"/>
        </w:rPr>
        <w:t xml:space="preserve">ACEPTADO · Segunda · tipo de cambio</w:t>
      </w:r>
    </w:p>
    <w:p>
      <w:r>
        <w:rPr>
          <w:b/>
          <w:bCs/>
          <w:sz w:val="18"/>
          <w:szCs w:val="18"/>
        </w:rPr>
        <w:t xml:space="preserve">Cambio de EL CLIENTE: </w:t>
      </w:r>
      <w:r>
        <w:rPr>
          <w:sz w:val="18"/>
          <w:szCs w:val="18"/>
        </w:rPr>
        <w:t xml:space="preserve">Agrega «(diecisiete pesos 80/100 M.N.)» y «(un dólar)»; confirma el tipo de cambio fijo de 17.80 (C27).</w:t>
      </w:r>
    </w:p>
    <w:p>
      <w:r>
        <w:rPr>
          <w:b/>
          <w:bCs/>
          <w:sz w:val="18"/>
          <w:szCs w:val="18"/>
        </w:rPr>
        <w:t xml:space="preserve">Posición de EL PRESTADOR: </w:t>
      </w:r>
      <w:r>
        <w:rPr>
          <w:sz w:val="18"/>
          <w:szCs w:val="18"/>
        </w:rPr>
        <w:t xml:space="preserve">Se acepta la redacción con la denominación legal completa del dólar. El tipo de cambio de MXN 17.80 queda fijo para todos los efectos del Contrato (Cláusula Primera).</w:t>
      </w:r>
    </w:p>
    <w:p>
      <w:r>
        <w:rPr>
          <w:color w:val="4A5563"/>
          <w:sz w:val="16"/>
          <w:szCs w:val="16"/>
        </w:rPr>
        <w:t xml:space="preserve">Comentarios del borrador: C26, C27</w:t>
      </w:r>
    </w:p>
  </w:comment>
  <w:comment w:id="10" w:initials="LSSM" w:author="LSSM" w:date="2026-09-10T12:00:00.000Z">
    <w:p>
      <w:r>
        <w:rPr>
          <w:b/>
          <w:bCs/>
          <w:sz w:val="18"/>
          <w:szCs w:val="18"/>
        </w:rPr>
        <w:t xml:space="preserve">ACEPTADO CON CONDICIÓN · Tercera I · plazo de respuesta de EL PRESTADOR</w:t>
      </w:r>
    </w:p>
    <w:p>
      <w:r>
        <w:rPr>
          <w:b/>
          <w:bCs/>
          <w:sz w:val="18"/>
          <w:szCs w:val="18"/>
        </w:rPr>
        <w:t xml:space="preserve">Cambio de EL CLIENTE: </w:t>
      </w:r>
      <w:r>
        <w:rPr>
          <w:sz w:val="18"/>
          <w:szCs w:val="18"/>
        </w:rPr>
        <w:t xml:space="preserve">EL PRESTADOR debe responder cada solicitud de aprobación o retroalimentación en 2 días hábiles; su silencio no extiende plazos.</w:t>
      </w:r>
    </w:p>
    <w:p>
      <w:r>
        <w:rPr>
          <w:b/>
          <w:bCs/>
          <w:sz w:val="18"/>
          <w:szCs w:val="18"/>
        </w:rPr>
        <w:t xml:space="preserve">Posición de EL PRESTADOR: </w:t>
      </w:r>
      <w:r>
        <w:rPr>
          <w:sz w:val="18"/>
          <w:szCs w:val="18"/>
        </w:rPr>
        <w:t xml:space="preserve">Se acepta con reciprocidad: EL CLIENTE resuelve cada aprobación en el plazo del Anexo Dos I.4 y, vencido sin observaciones específicas por escrito, aplican la aceptación tácita de la Cláusula Décima y la extensión de plazos de la Décima Quinta.</w:t>
      </w:r>
    </w:p>
  </w:comment>
  <w:comment w:id="11" w:initials="LSSM" w:author="LSSM" w:date="2026-09-10T12:00:00.000Z">
    <w:p>
      <w:r>
        <w:rPr>
          <w:b/>
          <w:bCs/>
          <w:sz w:val="18"/>
          <w:szCs w:val="18"/>
        </w:rPr>
        <w:t xml:space="preserve">RECHAZADO · Tercera I · KPIs vinculantes</w:t>
      </w:r>
    </w:p>
    <w:p>
      <w:r>
        <w:rPr>
          <w:b/>
          <w:bCs/>
          <w:sz w:val="18"/>
          <w:szCs w:val="18"/>
        </w:rPr>
        <w:t xml:space="preserve">Cambio de EL CLIENTE: </w:t>
      </w:r>
      <w:r>
        <w:rPr>
          <w:sz w:val="18"/>
          <w:szCs w:val="18"/>
        </w:rPr>
        <w:t xml:space="preserve">Los KPIs del Anexo Dos IV pasan a ser «vinculantes y exigibles», sujetos a las penas de la Séptima, con medidas correctivas sin costo a exigencia de EL CLIENTE.</w:t>
      </w:r>
    </w:p>
    <w:p>
      <w:r>
        <w:rPr>
          <w:b/>
          <w:bCs/>
          <w:sz w:val="18"/>
          <w:szCs w:val="18"/>
        </w:rPr>
        <w:t xml:space="preserve">Posición de EL PRESTADOR: </w:t>
      </w:r>
      <w:r>
        <w:rPr>
          <w:sz w:val="18"/>
          <w:szCs w:val="18"/>
        </w:rPr>
        <w:t xml:space="preserve">Se conserva la redacción original. Los KPIs de implementación condicionan la aprobación final y se sujetan a las Cláusulas Décima, Décima Segunda y Décima Quinta, con las precisiones de medición del Anexo Dos IV; el KPI de cobertura de keywords unbranded tiene el régimen separado de medición a doce meses y remediación con la bolsa de horas previsto en dicho Anexo. No se equiparan ambos regímenes ni se aplican a los KPIs las penas de soporte del Anexo Cinco. Las posiciones por palabra clave y los volúmenes de tráfico dependen de terceros; el propio párrafo lo reconoce.</w:t>
      </w:r>
    </w:p>
  </w:comment>
  <w:comment w:id="12" w:initials="LSSM" w:author="LSSM" w:date="2026-09-10T12:00:00.000Z">
    <w:p>
      <w:r>
        <w:rPr>
          <w:b/>
          <w:bCs/>
          <w:sz w:val="18"/>
          <w:szCs w:val="18"/>
        </w:rPr>
        <w:t xml:space="preserve">ACEPTADO · Tercera I · recomendaciones de pauta</w:t>
      </w:r>
    </w:p>
    <w:p>
      <w:r>
        <w:rPr>
          <w:b/>
          <w:bCs/>
          <w:sz w:val="18"/>
          <w:szCs w:val="18"/>
        </w:rPr>
        <w:t xml:space="preserve">Cambio de EL CLIENTE: </w:t>
      </w:r>
      <w:r>
        <w:rPr>
          <w:sz w:val="18"/>
          <w:szCs w:val="18"/>
        </w:rPr>
        <w:t xml:space="preserve">Las recomendaciones de inversión en palabras clave y pauta deben formularse por escrito y de forma fundamentada, con la periodicidad del Anexo Cinco.</w:t>
      </w:r>
    </w:p>
    <w:p>
      <w:r>
        <w:rPr>
          <w:b/>
          <w:bCs/>
          <w:sz w:val="18"/>
          <w:szCs w:val="18"/>
        </w:rPr>
        <w:t xml:space="preserve">Posición de EL PRESTADOR: </w:t>
      </w:r>
      <w:r>
        <w:rPr>
          <w:sz w:val="18"/>
          <w:szCs w:val="18"/>
        </w:rPr>
        <w:t xml:space="preserve">Se acepta: las recomendaciones se formulan por escrito y fundamentadas en el reporte mensual del Anexo Cinco, apartado III.</w:t>
      </w:r>
    </w:p>
  </w:comment>
  <w:comment w:id="13" w:initials="LSSM" w:author="LSSM" w:date="2026-09-10T12:00:00.000Z">
    <w:p>
      <w:r>
        <w:rPr>
          <w:b/>
          <w:bCs/>
          <w:sz w:val="18"/>
          <w:szCs w:val="18"/>
        </w:rPr>
        <w:t xml:space="preserve">CAMBIO DE EL PRESTADOR · Tercera I, Cuarta, Primera y Anexo Dos I.4 · plazo de 10 semanas</w:t>
      </w:r>
    </w:p>
    <w:p>
      <w:r>
        <w:rPr>
          <w:b/>
          <w:bCs/>
          <w:sz w:val="18"/>
          <w:szCs w:val="18"/>
        </w:rPr>
        <w:t xml:space="preserve"/>
      </w:r>
      <w:r>
        <w:rPr>
          <w:sz w:val="18"/>
          <w:szCs w:val="18"/>
        </w:rPr>
        <w:t xml:space="preserve">Los Proyectos A y B pasan de 8 a 10 semanas porque las aprobaciones de EL CLIENTE llevan 6 (seis) días hábiles de revisión cada una, acordados entre las Partes: el cronograma comprende las etapas previas y el Lanzamiento en Firme, y la revisión de la Aprobación 4 se cuenta desde su entrega y puede concluir después de la Semana 10 sin mover el lanzamiento ni la estabilización. Los hitos quedan al término de las Semanas 3, 5, 9 y 10. Con inicio el 20 de septiembre de 2026, el Lanzamiento cae el 28 de noviembre, la estabilización concluye el 9 de enero de 2027 y la iguala se causa desde el 1 de febrero de 2027.</w:t>
      </w:r>
    </w:p>
  </w:comment>
  <w:comment w:id="14" w:initials="LSSM" w:author="LSSM" w:date="2026-09-10T12:00:00.000Z">
    <w:p>
      <w:r>
        <w:rPr>
          <w:b/>
          <w:bCs/>
          <w:sz w:val="18"/>
          <w:szCs w:val="18"/>
        </w:rPr>
        <w:t xml:space="preserve">ACEPTADO CON CONDICIÓN · Cuarta (iii) · primera respuesta de «BES» en WhatsApp</w:t>
      </w:r>
    </w:p>
    <w:p>
      <w:r>
        <w:rPr>
          <w:b/>
          <w:bCs/>
          <w:sz w:val="18"/>
          <w:szCs w:val="18"/>
        </w:rPr>
        <w:t xml:space="preserve">Cambio de EL CLIENTE: </w:t>
      </w:r>
      <w:r>
        <w:rPr>
          <w:sz w:val="18"/>
          <w:szCs w:val="18"/>
        </w:rPr>
        <w:t xml:space="preserve">Inserta «con un tiempo máximo de primera respuesta de [●] minutos/segundos» (C73).</w:t>
      </w:r>
    </w:p>
    <w:p>
      <w:r>
        <w:rPr>
          <w:b/>
          <w:bCs/>
          <w:sz w:val="18"/>
          <w:szCs w:val="18"/>
        </w:rPr>
        <w:t xml:space="preserve">Posición de EL PRESTADOR: </w:t>
      </w:r>
      <w:r>
        <w:rPr>
          <w:sz w:val="18"/>
          <w:szCs w:val="18"/>
        </w:rPr>
        <w:t xml:space="preserve">Se fija en 60 (sesenta) segundos, medidos en el percentil 95 desde la recepción del mensaje por la WhatsApp Business API y en condiciones normales de operación de las plataformas de terceros. Se conserva la regla de enrutamiento ya publicada: «BES» atiende toda conversación entrante y la intervención humana es una escalación.</w:t>
      </w:r>
    </w:p>
    <w:p>
      <w:r>
        <w:rPr>
          <w:color w:val="4A5563"/>
          <w:sz w:val="16"/>
          <w:szCs w:val="16"/>
        </w:rPr>
        <w:t xml:space="preserve">Comentarios del borrador: C73</w:t>
      </w:r>
    </w:p>
  </w:comment>
  <w:comment w:id="15" w:initials="LSSM" w:author="LSSM" w:date="2026-09-10T12:00:00.000Z">
    <w:p>
      <w:r>
        <w:rPr>
          <w:b/>
          <w:bCs/>
          <w:sz w:val="18"/>
          <w:szCs w:val="18"/>
        </w:rPr>
        <w:t xml:space="preserve">ACEPTADO CON CONDICIÓN · Cuarta · mantenimiento del BDS</w:t>
      </w:r>
    </w:p>
    <w:p>
      <w:r>
        <w:rPr>
          <w:b/>
          <w:bCs/>
          <w:sz w:val="18"/>
          <w:szCs w:val="18"/>
        </w:rPr>
        <w:t xml:space="preserve">Cambio de EL CLIENTE: </w:t>
      </w:r>
      <w:r>
        <w:rPr>
          <w:sz w:val="18"/>
          <w:szCs w:val="18"/>
        </w:rPr>
        <w:t xml:space="preserve">Sustituye «comprendido en la iguala mensual del Proyecto A» por «comprendido sin costo adicional, e incluye, sin limitar: actualización de plantillas…, corrección de fallas de integración, ajustes menores de enrutamiento».</w:t>
      </w:r>
    </w:p>
    <w:p>
      <w:r>
        <w:rPr>
          <w:b/>
          <w:bCs/>
          <w:sz w:val="18"/>
          <w:szCs w:val="18"/>
        </w:rPr>
        <w:t xml:space="preserve">Posición de EL PRESTADOR: </w:t>
      </w:r>
      <w:r>
        <w:rPr>
          <w:sz w:val="18"/>
          <w:szCs w:val="18"/>
        </w:rPr>
        <w:t xml:space="preserve">Se acepta la lista, con carácter enunciativo, y se restaura el vínculo con la iguala del Proyecto A mientras ésta se encuentre vigente. Las nuevas funcionalidades no contempladas en el Addendum del BDS constituyen un Desarrollo Mayor (Cláusula Décima).</w:t>
      </w:r>
    </w:p>
  </w:comment>
  <w:comment w:id="16" w:initials="LSSM" w:author="LSSM" w:date="2026-09-10T12:00:00.000Z">
    <w:p>
      <w:r>
        <w:rPr>
          <w:b/>
          <w:bCs/>
          <w:sz w:val="18"/>
          <w:szCs w:val="18"/>
        </w:rPr>
        <w:t xml:space="preserve">SIN CAMBIO DE TEXTO · Tercera, Cuarta y Quinta · confirmaciones</w:t>
      </w:r>
    </w:p>
    <w:p>
      <w:r>
        <w:rPr>
          <w:b/>
          <w:bCs/>
          <w:sz w:val="18"/>
          <w:szCs w:val="18"/>
        </w:rPr>
        <w:t xml:space="preserve">Cambio de EL CLIENTE: </w:t>
      </w:r>
      <w:r>
        <w:rPr>
          <w:sz w:val="18"/>
          <w:szCs w:val="18"/>
        </w:rPr>
        <w:t xml:space="preserve">Confirmaciones de EL CLIENTE sobre plazos, fases y esquema de costos variables (C76, C77, C87, C88, C102, C103, C105, C106).</w:t>
      </w:r>
    </w:p>
    <w:p>
      <w:r>
        <w:rPr>
          <w:b/>
          <w:bCs/>
          <w:sz w:val="18"/>
          <w:szCs w:val="18"/>
        </w:rPr>
        <w:t xml:space="preserve">Posición de EL PRESTADOR: </w:t>
      </w:r>
      <w:r>
        <w:rPr>
          <w:sz w:val="18"/>
          <w:szCs w:val="18"/>
        </w:rPr>
        <w:t xml:space="preserve">Sin cambio de texto: EL CLIENTE confirmó los plazos de los proyectos, las fases de la Academia y el esquema de costos variables de operación.</w:t>
      </w:r>
    </w:p>
    <w:p>
      <w:r>
        <w:rPr>
          <w:color w:val="4A5563"/>
          <w:sz w:val="16"/>
          <w:szCs w:val="16"/>
        </w:rPr>
        <w:t xml:space="preserve">Comentarios del borrador: C76, C77, C87, C88, C102, C103, C105, C106</w:t>
      </w:r>
    </w:p>
  </w:comment>
  <w:comment w:id="17" w:initials="LSSM" w:author="LSSM" w:date="2026-09-10T12:00:00.000Z">
    <w:p>
      <w:r>
        <w:rPr>
          <w:b/>
          <w:bCs/>
          <w:sz w:val="18"/>
          <w:szCs w:val="18"/>
        </w:rPr>
        <w:t xml:space="preserve">ACEPTADO CON CONDICIÓN · Quinta (i) · validación de la taxonomía</w:t>
      </w:r>
    </w:p>
    <w:p>
      <w:r>
        <w:rPr>
          <w:b/>
          <w:bCs/>
          <w:sz w:val="18"/>
          <w:szCs w:val="18"/>
        </w:rPr>
        <w:t xml:space="preserve">Cambio de EL CLIENTE: </w:t>
      </w:r>
      <w:r>
        <w:rPr>
          <w:sz w:val="18"/>
          <w:szCs w:val="18"/>
        </w:rPr>
        <w:t xml:space="preserve">Validación por escrito en «[●] días hábiles» (C91), requerimiento de EL PRESTADOR y aprobación tácita 10 días después.</w:t>
      </w:r>
    </w:p>
    <w:p>
      <w:r>
        <w:rPr>
          <w:b/>
          <w:bCs/>
          <w:sz w:val="18"/>
          <w:szCs w:val="18"/>
        </w:rPr>
        <w:t xml:space="preserve">Posición de EL PRESTADOR: </w:t>
      </w:r>
      <w:r>
        <w:rPr>
          <w:sz w:val="18"/>
          <w:szCs w:val="18"/>
        </w:rPr>
        <w:t xml:space="preserve">La validación se sujeta a una sola ventana de 6 (seis) días hábiles, con aceptación tácita directa conforme a la Cláusula Décima, sin requerimiento adicional; el mecanismo de aprobación tácita propuesto por EL CLIENTE se acepta.</w:t>
      </w:r>
    </w:p>
    <w:p>
      <w:r>
        <w:rPr>
          <w:color w:val="4A5563"/>
          <w:sz w:val="16"/>
          <w:szCs w:val="16"/>
        </w:rPr>
        <w:t xml:space="preserve">Comentarios del borrador: C91, C87, C88</w:t>
      </w:r>
    </w:p>
  </w:comment>
  <w:comment w:id="18" w:initials="LSSM" w:author="LSSM" w:date="2026-09-10T12:00:00.000Z">
    <w:p>
      <w:r>
        <w:rPr>
          <w:b/>
          <w:bCs/>
          <w:sz w:val="18"/>
          <w:szCs w:val="18"/>
        </w:rPr>
        <w:t xml:space="preserve">RECHAZADO · Quinta · contraprestación y mantenimiento opcional</w:t>
      </w:r>
    </w:p>
    <w:p>
      <w:r>
        <w:rPr>
          <w:b/>
          <w:bCs/>
          <w:sz w:val="18"/>
          <w:szCs w:val="18"/>
        </w:rPr>
        <w:t xml:space="preserve">Cambio de EL CLIENTE: </w:t>
      </w:r>
      <w:r>
        <w:rPr>
          <w:sz w:val="18"/>
          <w:szCs w:val="18"/>
        </w:rPr>
        <w:t xml:space="preserve">Suprime la remisión «Contraprestación: Cláusula Octava, Sección C. Mantenimiento (opcional): al suscribir el Addendum…».</w:t>
      </w:r>
    </w:p>
    <w:p>
      <w:r>
        <w:rPr>
          <w:b/>
          <w:bCs/>
          <w:sz w:val="18"/>
          <w:szCs w:val="18"/>
        </w:rPr>
        <w:t xml:space="preserve">Posición de EL PRESTADOR: </w:t>
      </w:r>
      <w:r>
        <w:rPr>
          <w:sz w:val="18"/>
          <w:szCs w:val="18"/>
        </w:rPr>
        <w:t xml:space="preserve">Se reinstala la remisión: sin ella la iguala opcional de la Academia queda sin regla de activación, aunque la Octava C y la Sexta II siguen previéndola.</w:t>
      </w:r>
    </w:p>
  </w:comment>
  <w:comment w:id="19" w:initials="LSSM" w:author="LSSM" w:date="2026-09-10T12:00:00.000Z">
    <w:p>
      <w:r>
        <w:rPr>
          <w:b/>
          <w:bCs/>
          <w:sz w:val="18"/>
          <w:szCs w:val="18"/>
        </w:rPr>
        <w:t xml:space="preserve">CAMBIO DE EL PRESTADOR · Quinta · validación de la taxonomía</w:t>
      </w:r>
    </w:p>
    <w:p>
      <w:r>
        <w:rPr>
          <w:b/>
          <w:bCs/>
          <w:sz w:val="18"/>
          <w:szCs w:val="18"/>
        </w:rPr>
        <w:t xml:space="preserve"/>
      </w:r>
      <w:r>
        <w:rPr>
          <w:sz w:val="18"/>
          <w:szCs w:val="18"/>
        </w:rPr>
        <w:t xml:space="preserve">La validación del mapeo se sujeta a una sola ventana de 6 (seis) días hábiles con aceptación tácita directa conforme a la Cláusula Décima, en lugar de una ventana inicial y otra adicional tras requerimiento, sin perjuicio del control de cambios posterior.</w:t>
      </w:r>
    </w:p>
  </w:comment>
  <w:comment w:id="20" w:initials="LSSM" w:author="LSSM" w:date="2026-09-10T12:00:00.000Z">
    <w:p>
      <w:r>
        <w:rPr>
          <w:b/>
          <w:bCs/>
          <w:sz w:val="18"/>
          <w:szCs w:val="18"/>
        </w:rPr>
        <w:t xml:space="preserve">RECHAZADO · Sexta I · excedentes de la bolsa de horas</w:t>
      </w:r>
    </w:p>
    <w:p>
      <w:r>
        <w:rPr>
          <w:b/>
          <w:bCs/>
          <w:sz w:val="18"/>
          <w:szCs w:val="18"/>
        </w:rPr>
        <w:t xml:space="preserve">Cambio de EL CLIENTE: </w:t>
      </w:r>
      <w:r>
        <w:rPr>
          <w:sz w:val="18"/>
          <w:szCs w:val="18"/>
        </w:rPr>
        <w:t xml:space="preserve">Sustituye la tarifa de USD 75/hora, su revisión y la aprobación previa por «no existirán cargos adicionales a cargo del CLIENTE» (C107).</w:t>
      </w:r>
    </w:p>
    <w:p>
      <w:r>
        <w:rPr>
          <w:b/>
          <w:bCs/>
          <w:sz w:val="18"/>
          <w:szCs w:val="18"/>
        </w:rPr>
        <w:t xml:space="preserve">Posición de EL PRESTADOR: </w:t>
      </w:r>
      <w:r>
        <w:rPr>
          <w:sz w:val="18"/>
          <w:szCs w:val="18"/>
        </w:rPr>
        <w:t xml:space="preserve">Se restaura la redacción original, que ya protegía a EL CLIENTE: ninguna hora adicional se utiliza ni se factura sin su aprobación previa y por escrito, con estimación anticipada; las horas aprobadas en exceso se facturan a USD 75.00 (MXN 1,335.00) más IVA por hora. Se agrega la definición de Desarrollo Mayor que EL CLIENTE solicita (siempre por cotización).</w:t>
      </w:r>
    </w:p>
    <w:p>
      <w:r>
        <w:rPr>
          <w:color w:val="4A5563"/>
          <w:sz w:val="16"/>
          <w:szCs w:val="16"/>
        </w:rPr>
        <w:t xml:space="preserve">Comentarios del borrador: C107, C820, C821</w:t>
      </w:r>
    </w:p>
  </w:comment>
  <w:comment w:id="21" w:initials="LSSM" w:author="LSSM" w:date="2026-09-10T12:00:00.000Z">
    <w:p>
      <w:r>
        <w:rPr>
          <w:b/>
          <w:bCs/>
          <w:sz w:val="18"/>
          <w:szCs w:val="18"/>
        </w:rPr>
        <w:t xml:space="preserve">ACEPTADO · Sexta I · terminación y renovación de la iguala</w:t>
      </w:r>
    </w:p>
    <w:p>
      <w:r>
        <w:rPr>
          <w:b/>
          <w:bCs/>
          <w:sz w:val="18"/>
          <w:szCs w:val="18"/>
        </w:rPr>
        <w:t xml:space="preserve">Cambio de EL CLIENTE: </w:t>
      </w:r>
      <w:r>
        <w:rPr>
          <w:sz w:val="18"/>
          <w:szCs w:val="18"/>
        </w:rPr>
        <w:t xml:space="preserve">Tras el mínimo de 6 meses (confirmado en C111), terminación en cualquier momento con 30 días de aviso «sin penalidad ni responsabilidad alguna»; renovaciones de 12 meses con aviso de 30 días (antes 60).</w:t>
      </w:r>
    </w:p>
    <w:p>
      <w:r>
        <w:rPr>
          <w:b/>
          <w:bCs/>
          <w:sz w:val="18"/>
          <w:szCs w:val="18"/>
        </w:rPr>
        <w:t xml:space="preserve">Posición de EL PRESTADOR: </w:t>
      </w:r>
      <w:r>
        <w:rPr>
          <w:sz w:val="18"/>
          <w:szCs w:val="18"/>
        </w:rPr>
        <w:t xml:space="preserve">Se acepta en sus términos.</w:t>
      </w:r>
    </w:p>
    <w:p>
      <w:r>
        <w:rPr>
          <w:color w:val="4A5563"/>
          <w:sz w:val="16"/>
          <w:szCs w:val="16"/>
        </w:rPr>
        <w:t xml:space="preserve">Comentarios del borrador: C110, C111</w:t>
      </w:r>
    </w:p>
  </w:comment>
  <w:comment w:id="22" w:initials="LSSM" w:author="LSSM" w:date="2026-09-10T12:00:00.000Z">
    <w:p>
      <w:r>
        <w:rPr>
          <w:b/>
          <w:bCs/>
          <w:sz w:val="18"/>
          <w:szCs w:val="18"/>
        </w:rPr>
        <w:t xml:space="preserve">ACEPTADO CON CONDICIÓN · Séptima · penalidades por SLA</w:t>
      </w:r>
    </w:p>
    <w:p>
      <w:r>
        <w:rPr>
          <w:b/>
          <w:bCs/>
          <w:sz w:val="18"/>
          <w:szCs w:val="18"/>
        </w:rPr>
        <w:t xml:space="preserve">Cambio de EL CLIENTE: </w:t>
      </w:r>
      <w:r>
        <w:rPr>
          <w:sz w:val="18"/>
          <w:szCs w:val="18"/>
        </w:rPr>
        <w:t xml:space="preserve">Inserta «en caso contrario, se encontrará sujeto a las penalidades estipuladas en la siguiente tabla»; la tabla propuesta (2 % a 10 % de la mensualidad por evento, crédito por indisponibilidad, rescisión) no consta en el borrador, por lo que la frase queda sin tabla (C124, C125, C829, C830).</w:t>
      </w:r>
    </w:p>
    <w:p>
      <w:r>
        <w:rPr>
          <w:b/>
          <w:bCs/>
          <w:sz w:val="18"/>
          <w:szCs w:val="18"/>
        </w:rPr>
        <w:t xml:space="preserve">Posición de EL PRESTADOR: </w:t>
      </w:r>
      <w:r>
        <w:rPr>
          <w:sz w:val="18"/>
          <w:szCs w:val="18"/>
        </w:rPr>
        <w:t xml:space="preserve">Se acepta un régimen de penas acotado: aplican sólo a las severidades Crítica y Alta del Anexo Cinco; tope conjunto del 10 % de la iguala del mes; se acreditan contra la siguiente factura; constituyen el remedio económico único por el mismo incumplimiento de los niveles de servicio (artículo 1840 del Código Civil Federal), sin perjuicio de la subsanación y, cuando proceda, la rescisión de la Décima Quinta; no se causan por incidencias originadas en la infraestructura o insumos de EL CLIENTE, plataformas de terceros, ventanas de mantenimiento coordinadas, caso fortuito o fuerza mayor ni hechos de EL CLIENTE (artículo 1847). La tabla consta en el Anexo Cinco, apartado VI.</w:t>
      </w:r>
    </w:p>
    <w:p>
      <w:r>
        <w:rPr>
          <w:color w:val="4A5563"/>
          <w:sz w:val="16"/>
          <w:szCs w:val="16"/>
        </w:rPr>
        <w:t xml:space="preserve">Comentarios del borrador: C124, C125, C829, C830</w:t>
      </w:r>
    </w:p>
  </w:comment>
  <w:comment w:id="23" w:initials="LSSM" w:author="LSSM" w:date="2026-09-10T12:00:00.000Z">
    <w:p>
      <w:r>
        <w:rPr>
          <w:b/>
          <w:bCs/>
          <w:sz w:val="18"/>
          <w:szCs w:val="18"/>
        </w:rPr>
        <w:t xml:space="preserve">CAMBIO DE EL PRESTADOR · Séptima II y Anexo Cinco VI · remedio económico único</w:t>
      </w:r>
    </w:p>
    <w:p>
      <w:r>
        <w:rPr>
          <w:b/>
          <w:bCs/>
          <w:sz w:val="18"/>
          <w:szCs w:val="18"/>
        </w:rPr>
        <w:t xml:space="preserve"/>
      </w:r>
      <w:r>
        <w:rPr>
          <w:sz w:val="18"/>
          <w:szCs w:val="18"/>
        </w:rPr>
        <w:t xml:space="preserve">Las penas —incluida la del reporte mensual— son el remedio económico único por el mismo incumplimiento de los niveles de servicio (artículo 1840 del Código Civil Federal), sin perjuicio de la subsanación y, cuando proceda, la rescisión conforme a la Cláusula Décima Quinta, en congruencia con la regla de tres meses consecutivos de la Séptima II.</w:t>
      </w:r>
    </w:p>
  </w:comment>
  <w:comment w:id="24" w:initials="LSSM" w:author="LSSM" w:date="2026-09-10T12:00:00.000Z">
    <w:p>
      <w:r>
        <w:rPr>
          <w:b/>
          <w:bCs/>
          <w:sz w:val="18"/>
          <w:szCs w:val="18"/>
        </w:rPr>
        <w:t xml:space="preserve">ACEPTADO · Octava · «pesos mexicanos»</w:t>
      </w:r>
    </w:p>
    <w:p>
      <w:r>
        <w:rPr>
          <w:b/>
          <w:bCs/>
          <w:sz w:val="18"/>
          <w:szCs w:val="18"/>
        </w:rPr>
        <w:t xml:space="preserve">Cambio de EL CLIENTE: </w:t>
      </w:r>
      <w:r>
        <w:rPr>
          <w:sz w:val="18"/>
          <w:szCs w:val="18"/>
        </w:rPr>
        <w:t xml:space="preserve">Precisa «pesos mexicanos» en la regla de presentación de cantidades.</w:t>
      </w:r>
    </w:p>
    <w:p>
      <w:r>
        <w:rPr>
          <w:b/>
          <w:bCs/>
          <w:sz w:val="18"/>
          <w:szCs w:val="18"/>
        </w:rPr>
        <w:t xml:space="preserve">Posición de EL PRESTADOR: </w:t>
      </w:r>
      <w:r>
        <w:rPr>
          <w:sz w:val="18"/>
          <w:szCs w:val="18"/>
        </w:rPr>
        <w:t xml:space="preserve">Se acepta.</w:t>
      </w:r>
    </w:p>
  </w:comment>
  <w:comment w:id="25" w:initials="LSSM" w:author="LSSM" w:date="2026-09-10T12:00:00.000Z">
    <w:p>
      <w:r>
        <w:rPr>
          <w:b/>
          <w:bCs/>
          <w:sz w:val="18"/>
          <w:szCs w:val="18"/>
        </w:rPr>
        <w:t xml:space="preserve">ACEPTADO · Octava III · calendario y fechas ilustrativas</w:t>
      </w:r>
    </w:p>
    <w:p>
      <w:r>
        <w:rPr>
          <w:b/>
          <w:bCs/>
          <w:sz w:val="18"/>
          <w:szCs w:val="18"/>
        </w:rPr>
        <w:t xml:space="preserve">Cambio de EL CLIENTE: </w:t>
      </w:r>
      <w:r>
        <w:rPr>
          <w:sz w:val="18"/>
          <w:szCs w:val="18"/>
        </w:rPr>
        <w:t xml:space="preserve">Pide actualizar las fechas del escenario ilustrativo (inicio 17 de julio de 2026) al plan de trabajo actual (C223, C224, C225).</w:t>
      </w:r>
    </w:p>
    <w:p>
      <w:r>
        <w:rPr>
          <w:b/>
          <w:bCs/>
          <w:sz w:val="18"/>
          <w:szCs w:val="18"/>
        </w:rPr>
        <w:t xml:space="preserve">Posición de EL PRESTADOR: </w:t>
      </w:r>
      <w:r>
        <w:rPr>
          <w:sz w:val="18"/>
          <w:szCs w:val="18"/>
        </w:rPr>
        <w:t xml:space="preserve">Se recalculan con el inicio de los trabajos confirmado por las Partes el 20 de septiembre de 2026 y el cronograma de 10 (diez) semanas: Lanzamiento en Firme de los Proyectos A y B el 28 de noviembre de 2026; Proyecto C el 28 de noviembre de 2026; Periodo de Estabilización de 6 semanas hasta el 9 de enero de 2027; iguala del Proyecto A desde el 1 de febrero de 2027, con plazo mínimo hasta el 31 de julio de 2027. Las fechas de aceptación se determinan conforme a la recepción acreditada y a los 6 días hábiles de revisión. En 2026 no se causa iguala alguna del Proyecto A; el ejercicio 2026 comprende únicamente los Pagos Únicos. Son fechas ilustrativas sujetas a las reglas de inicio y extensión del Contrato.</w:t>
      </w:r>
    </w:p>
    <w:p>
      <w:r>
        <w:rPr>
          <w:color w:val="4A5563"/>
          <w:sz w:val="16"/>
          <w:szCs w:val="16"/>
        </w:rPr>
        <w:t xml:space="preserve">Comentarios del borrador: C223, C224, C225</w:t>
      </w:r>
    </w:p>
  </w:comment>
  <w:comment w:id="26" w:initials="LSSM" w:author="LSSM" w:date="2026-09-10T12:00:00.000Z">
    <w:p>
      <w:r>
        <w:rPr>
          <w:b/>
          <w:bCs/>
          <w:sz w:val="18"/>
          <w:szCs w:val="18"/>
        </w:rPr>
        <w:t xml:space="preserve">ACEPTADO CON CONDICIÓN · Octava IV · recálculo de B y C</w:t>
      </w:r>
    </w:p>
    <w:p>
      <w:r>
        <w:rPr>
          <w:b/>
          <w:bCs/>
          <w:sz w:val="18"/>
          <w:szCs w:val="18"/>
        </w:rPr>
        <w:t xml:space="preserve">Cambio de EL CLIENTE: </w:t>
      </w:r>
      <w:r>
        <w:rPr>
          <w:sz w:val="18"/>
          <w:szCs w:val="18"/>
        </w:rPr>
        <w:t xml:space="preserve">Tope de recálculo del 15 % al 10 % (C226, C227).</w:t>
      </w:r>
    </w:p>
    <w:p>
      <w:r>
        <w:rPr>
          <w:b/>
          <w:bCs/>
          <w:sz w:val="18"/>
          <w:szCs w:val="18"/>
        </w:rPr>
        <w:t xml:space="preserve">Posición de EL PRESTADOR: </w:t>
      </w:r>
      <w:r>
        <w:rPr>
          <w:sz w:val="18"/>
          <w:szCs w:val="18"/>
        </w:rPr>
        <w:t xml:space="preserve">Se acepta el 10 % siempre que el Addendum del proyecto diferido se suscriba dentro de los 90 (noventa) días naturales siguientes a la firma; después, el precio se recotiza libremente.</w:t>
      </w:r>
    </w:p>
    <w:p>
      <w:r>
        <w:rPr>
          <w:color w:val="4A5563"/>
          <w:sz w:val="16"/>
          <w:szCs w:val="16"/>
        </w:rPr>
        <w:t xml:space="preserve">Comentarios del borrador: C226, C227</w:t>
      </w:r>
    </w:p>
  </w:comment>
  <w:comment w:id="27" w:initials="LSSM" w:author="LSSM" w:date="2026-09-10T12:00:00.000Z">
    <w:p>
      <w:r>
        <w:rPr>
          <w:b/>
          <w:bCs/>
          <w:sz w:val="18"/>
          <w:szCs w:val="18"/>
        </w:rPr>
        <w:t xml:space="preserve">SIN CAMBIO DE TEXTO · Octava · desgloses de precio</w:t>
      </w:r>
    </w:p>
    <w:p>
      <w:r>
        <w:rPr>
          <w:b/>
          <w:bCs/>
          <w:sz w:val="18"/>
          <w:szCs w:val="18"/>
        </w:rPr>
        <w:t xml:space="preserve">Cambio de EL CLIENTE: </w:t>
      </w:r>
      <w:r>
        <w:rPr>
          <w:sz w:val="18"/>
          <w:szCs w:val="18"/>
        </w:rPr>
        <w:t xml:space="preserve">Solicita el desglose de la inversión por fase, entregable y funcionalidad, y el costo por desarrollo, UX/UI, SEO, integraciones, QA, infraestructura, gestión y soporte (C219, C220, C233, C234, C237, C238, C242, C243, C246, C247).</w:t>
      </w:r>
    </w:p>
    <w:p>
      <w:r>
        <w:rPr>
          <w:b/>
          <w:bCs/>
          <w:sz w:val="18"/>
          <w:szCs w:val="18"/>
        </w:rPr>
        <w:t xml:space="preserve">Posición de EL PRESTADOR: </w:t>
      </w:r>
      <w:r>
        <w:rPr>
          <w:sz w:val="18"/>
          <w:szCs w:val="18"/>
        </w:rPr>
        <w:t xml:space="preserve">El desglose por entregable ya consta en la Sección VI y en el Anexo Dos; el precio es fijo y cerrado. No se agrega desglose por línea de costo interno.</w:t>
      </w:r>
    </w:p>
    <w:p>
      <w:r>
        <w:rPr>
          <w:color w:val="4A5563"/>
          <w:sz w:val="16"/>
          <w:szCs w:val="16"/>
        </w:rPr>
        <w:t xml:space="preserve">Comentarios del borrador: C219, C220, C233, C234, C237, C238, C242, C243, C246, C247</w:t>
      </w:r>
    </w:p>
  </w:comment>
  <w:comment w:id="28" w:initials="LSSM" w:author="LSSM" w:date="2026-09-10T12:00:00.000Z">
    <w:p>
      <w:r>
        <w:rPr>
          <w:b/>
          <w:bCs/>
          <w:sz w:val="18"/>
          <w:szCs w:val="18"/>
        </w:rPr>
        <w:t xml:space="preserve">CAMBIO DE EL PRESTADOR · Cuarta, Octava VI B y Décima Cuarta · BDS</w:t>
      </w:r>
    </w:p>
    <w:p>
      <w:r>
        <w:rPr>
          <w:b/>
          <w:bCs/>
          <w:sz w:val="18"/>
          <w:szCs w:val="18"/>
        </w:rPr>
        <w:t xml:space="preserve"/>
      </w:r>
      <w:r>
        <w:rPr>
          <w:sz w:val="18"/>
          <w:szCs w:val="18"/>
        </w:rPr>
        <w:t xml:space="preserve">«BES» sobre WhatsApp se describe en el desglose de la Octava VI como atención inicial automática 24/7, en congruencia con la Cuarta, y la medición del canal se integra al funnel del Proyecto A. El Proyecto B corre en paralelo al A sólo cuando se activa simultáneamente; si se activa después, su plazo se cuenta desde su Addendum. La referencia al Addendum del BDS se hace sin señalar sección, porque el Addendum se redactará al activarse el proyecto.</w:t>
      </w:r>
    </w:p>
  </w:comment>
  <w:comment w:id="29" w:initials="LSSM" w:author="LSSM" w:date="2026-09-10T12:00:00.000Z">
    <w:p>
      <w:r>
        <w:rPr>
          <w:b/>
          <w:bCs/>
          <w:sz w:val="18"/>
          <w:szCs w:val="18"/>
        </w:rPr>
        <w:t xml:space="preserve">CAMBIO DE EL PRESTADOR · Novena · facturas emitidas antes de la exigibilidad</w:t>
      </w:r>
    </w:p>
    <w:p>
      <w:r>
        <w:rPr>
          <w:b/>
          <w:bCs/>
          <w:sz w:val="18"/>
          <w:szCs w:val="18"/>
        </w:rPr>
        <w:t xml:space="preserve"/>
      </w:r>
      <w:r>
        <w:rPr>
          <w:sz w:val="18"/>
          <w:szCs w:val="18"/>
        </w:rPr>
        <w:t xml:space="preserve">La primera factura se presenta al iniciar los trabajos y su pago es exigible con la Aprobación 2. Se precisa que la emisión anticipada no anticipa la exigibilidad ni es un anticipo, que no es causa de objeción y que la aceptación de la factura por silencio se refiere a sus requisitos y correspondencia con lo pactado, sin sustituir la aprobación del entregable; la reexpedición nunca hace exigible una exhibición antes de su condición.</w:t>
      </w:r>
    </w:p>
  </w:comment>
  <w:comment w:id="30" w:initials="LSSM" w:author="LSSM" w:date="2026-09-10T12:00:00.000Z">
    <w:p>
      <w:r>
        <w:rPr>
          <w:b/>
          <w:bCs/>
          <w:sz w:val="18"/>
          <w:szCs w:val="18"/>
        </w:rPr>
        <w:t xml:space="preserve">CAMBIO DE EL PRESTADOR · Novena · alta de proveedor</w:t>
      </w:r>
    </w:p>
    <w:p>
      <w:r>
        <w:rPr>
          <w:b/>
          <w:bCs/>
          <w:sz w:val="18"/>
          <w:szCs w:val="18"/>
        </w:rPr>
        <w:t xml:space="preserve"/>
      </w:r>
      <w:r>
        <w:rPr>
          <w:sz w:val="18"/>
          <w:szCs w:val="18"/>
        </w:rPr>
        <w:t xml:space="preserve">Responde a la fórmula «cumplimiento de los requisitos fiscales y administrativos aplicables» de C258, que se acepta sólo con los requisitos enumerados. EL PRESTADOR ya está dado de alta y vigente en el padrón de proveedores, con expediente completo, así que no queda trámite de alta pendiente. Los requisitos quedan listados de manera limitativa en ocho puntos —CFDI vigente, datos fiscales correctos, uso y método de pago del catálogo del SAT, claves de producto y unidad, descripción con IVA desglosado en moneda nacional, referencia al Contrato y a la exhibición, presentación por el medio designado y opinión de cumplimiento positiva cuando se solicite— y se hace constar que ningún otro requisito condiciona el pago: un requisito nuevo sólo se incorpora por acuerdo escrito de ambas Partes y aplica a las facturas emitidas 30 días después de ese acuerdo.</w:t>
      </w:r>
    </w:p>
    <w:p>
      <w:r>
        <w:rPr>
          <w:color w:val="4A5563"/>
          <w:sz w:val="16"/>
          <w:szCs w:val="16"/>
        </w:rPr>
        <w:t xml:space="preserve">Comentarios del borrador: C258</w:t>
      </w:r>
    </w:p>
  </w:comment>
  <w:comment w:id="31" w:initials="LSSM" w:author="LSSM" w:date="2026-09-10T12:00:00.000Z">
    <w:p>
      <w:r>
        <w:rPr>
          <w:b/>
          <w:bCs/>
          <w:sz w:val="18"/>
          <w:szCs w:val="18"/>
        </w:rPr>
        <w:t xml:space="preserve">CAMBIO DE EL PRESTADOR · Novena · requisitos administrativos adicionales</w:t>
      </w:r>
    </w:p>
    <w:p>
      <w:r>
        <w:rPr>
          <w:b/>
          <w:bCs/>
          <w:sz w:val="18"/>
          <w:szCs w:val="18"/>
        </w:rPr>
        <w:t xml:space="preserve"/>
      </w:r>
      <w:r>
        <w:rPr>
          <w:sz w:val="18"/>
          <w:szCs w:val="18"/>
        </w:rPr>
        <w:t xml:space="preserve">Se sustituye el aviso unilateral de EL CLIENTE con 30 días de anticipación por el acuerdo escrito conforme a la Vigésima Tercera d), aplicable sólo a facturas emitidas 30 días después del acuerdo; su propuesta o falta de acuerdo no suspende la exigibilidad ni el pago, sin perjuicio de los requisitos legales obligatorios.</w:t>
      </w:r>
    </w:p>
  </w:comment>
  <w:comment w:id="32" w:initials="LSSM" w:author="LSSM" w:date="2026-09-10T12:00:00.000Z">
    <w:p>
      <w:r>
        <w:rPr>
          <w:b/>
          <w:bCs/>
          <w:sz w:val="18"/>
          <w:szCs w:val="18"/>
        </w:rPr>
        <w:t xml:space="preserve">RECHAZADO · Novena I · aceptación tácita</w:t>
      </w:r>
    </w:p>
    <w:p>
      <w:r>
        <w:rPr>
          <w:b/>
          <w:bCs/>
          <w:sz w:val="18"/>
          <w:szCs w:val="18"/>
        </w:rPr>
        <w:t xml:space="preserve">Cambio de EL CLIENTE: </w:t>
      </w:r>
      <w:r>
        <w:rPr>
          <w:sz w:val="18"/>
          <w:szCs w:val="18"/>
        </w:rPr>
        <w:t xml:space="preserve">Suprime la aceptación tácita en ambas exhibiciones; sólo «aceptación expresa».</w:t>
      </w:r>
    </w:p>
    <w:p>
      <w:r>
        <w:rPr>
          <w:b/>
          <w:bCs/>
          <w:sz w:val="18"/>
          <w:szCs w:val="18"/>
        </w:rPr>
        <w:t xml:space="preserve">Posición de EL PRESTADOR: </w:t>
      </w:r>
      <w:r>
        <w:rPr>
          <w:sz w:val="18"/>
          <w:szCs w:val="18"/>
        </w:rPr>
        <w:t xml:space="preserve">Se restaura: cada exhibición es exigible con la aprobación por escrito o con la aceptación tácita de la Cláusula Décima, lo que ocurra primero, con la ventana de 6 (seis) días hábiles acordada entre las Partes. Sin plazo para aprobar, la exigibilidad quedaría al arbitrio de una sola Parte.</w:t>
      </w:r>
    </w:p>
    <w:p>
      <w:r>
        <w:rPr>
          <w:color w:val="4A5563"/>
          <w:sz w:val="16"/>
          <w:szCs w:val="16"/>
        </w:rPr>
        <w:t xml:space="preserve">Comentarios del borrador: C337</w:t>
      </w:r>
    </w:p>
  </w:comment>
  <w:comment w:id="33" w:initials="LSSM" w:author="LSSM" w:date="2026-09-10T12:00:00.000Z">
    <w:p>
      <w:r>
        <w:rPr>
          <w:b/>
          <w:bCs/>
          <w:sz w:val="18"/>
          <w:szCs w:val="18"/>
        </w:rPr>
        <w:t xml:space="preserve">CAMBIO DE EL PRESTADOR · Novena I y III, Décima y Vigésima Segunda · hitos de los Proyectos B y C</w:t>
      </w:r>
    </w:p>
    <w:p>
      <w:r>
        <w:rPr>
          <w:b/>
          <w:bCs/>
          <w:sz w:val="18"/>
          <w:szCs w:val="18"/>
        </w:rPr>
        <w:t xml:space="preserve"/>
      </w:r>
      <w:r>
        <w:rPr>
          <w:sz w:val="18"/>
          <w:szCs w:val="18"/>
        </w:rPr>
        <w:t xml:space="preserve">Los hitos del Anexo Dos I.4 rigen para el Proyecto A. Para los Proyectos B y C, el Addendum respectivo identifica los entregables de cada exhibición y su valuación sigue el desglose de la Octava VI, sin modificar el Pago Único ni las dos exhibiciones iguales.</w:t>
      </w:r>
    </w:p>
  </w:comment>
  <w:comment w:id="34" w:initials="LSSM" w:author="LSSM" w:date="2026-09-10T12:00:00.000Z">
    <w:p>
      <w:r>
        <w:rPr>
          <w:b/>
          <w:bCs/>
          <w:sz w:val="18"/>
          <w:szCs w:val="18"/>
        </w:rPr>
        <w:t xml:space="preserve">ACEPTADO CON CONDICIÓN · Novena I · plazo de pago e interés</w:t>
      </w:r>
    </w:p>
    <w:p>
      <w:r>
        <w:rPr>
          <w:b/>
          <w:bCs/>
          <w:sz w:val="18"/>
          <w:szCs w:val="18"/>
        </w:rPr>
        <w:t xml:space="preserve">Cambio de EL CLIENTE: </w:t>
      </w:r>
      <w:r>
        <w:rPr>
          <w:sz w:val="18"/>
          <w:szCs w:val="18"/>
        </w:rPr>
        <w:t xml:space="preserve">Plazo de pago de 30 días naturales (antes 10); interés moratorio del 1 % mensual (antes 2 %) sin capitalización (C257, C258).</w:t>
      </w:r>
    </w:p>
    <w:p>
      <w:r>
        <w:rPr>
          <w:b/>
          <w:bCs/>
          <w:sz w:val="18"/>
          <w:szCs w:val="18"/>
        </w:rPr>
        <w:t xml:space="preserve">Posición de EL PRESTADOR: </w:t>
      </w:r>
      <w:r>
        <w:rPr>
          <w:sz w:val="18"/>
          <w:szCs w:val="18"/>
        </w:rPr>
        <w:t xml:space="preserve">Se fijan 15 (quince) días naturales y un interés del 1.5 % mensual sobre saldos insolutos, proporcional a los días transcurridos y sin capitalización, como propone EL CLIENTE.</w:t>
      </w:r>
    </w:p>
    <w:p>
      <w:r>
        <w:rPr>
          <w:color w:val="4A5563"/>
          <w:sz w:val="16"/>
          <w:szCs w:val="16"/>
        </w:rPr>
        <w:t xml:space="preserve">Comentarios del borrador: C257, C258</w:t>
      </w:r>
    </w:p>
  </w:comment>
  <w:comment w:id="35" w:initials="LSSM" w:author="LSSM" w:date="2026-09-10T12:00:00.000Z">
    <w:p>
      <w:r>
        <w:rPr>
          <w:b/>
          <w:bCs/>
          <w:sz w:val="18"/>
          <w:szCs w:val="18"/>
        </w:rPr>
        <w:t xml:space="preserve">ACEPTADO CON CONDICIÓN · Novena I · cantidades controvertidas</w:t>
      </w:r>
    </w:p>
    <w:p>
      <w:r>
        <w:rPr>
          <w:b/>
          <w:bCs/>
          <w:sz w:val="18"/>
          <w:szCs w:val="18"/>
        </w:rPr>
        <w:t xml:space="preserve">Cambio de EL CLIENTE: </w:t>
      </w:r>
      <w:r>
        <w:rPr>
          <w:sz w:val="18"/>
          <w:szCs w:val="18"/>
        </w:rPr>
        <w:t xml:space="preserve">Ninguna cantidad «razonablemente controvertida» por EL CLIENTE puede dar lugar a suspensión, sin plazo ni forma para controvertir.</w:t>
      </w:r>
    </w:p>
    <w:p>
      <w:r>
        <w:rPr>
          <w:b/>
          <w:bCs/>
          <w:sz w:val="18"/>
          <w:szCs w:val="18"/>
        </w:rPr>
        <w:t xml:space="preserve">Posición de EL PRESTADOR: </w:t>
      </w:r>
      <w:r>
        <w:rPr>
          <w:sz w:val="18"/>
          <w:szCs w:val="18"/>
        </w:rPr>
        <w:t xml:space="preserve">Se acepta el principio con dos condiciones que impiden usarlo para diferir el pago. Primera: la objeción o rechazo de una factura procede sólo por escrito, motivada, dentro de 3 (tres) días hábiles desde su presentación —no 10 días naturales, porque las igualas se pagan por mes vencido— y por cuatro causas limitativas: CFDI sin validez fiscal, datos fiscales erróneos, importe distinto al de la Cláusula Octava o concepto ajeno a los Servicios, a la exhibición o al mes de servicio que corresponda; la presentación de una factura de Pago Único antes de la aprobación que hará exigible su pago no es causa de objeción. Vencido el plazo sin objeción, la factura se tiene por aceptada en cuanto a sus requisitos y su correspondencia con lo pactado, y el plazo de pago corre desde la exigibilidad de cada exhibición; la reexpedición conserva el vencimiento original salvo defecto imputable a EL PRESTADOR. Segunda: una cantidad se considera «razonablemente controvertida» sólo si se objetó así, alcanza únicamente al concepto e importe señalados y no puede fundarse en entregables ya aprobados, en apreciaciones de calidad o en trámites internos de EL CLIENTE. Lo demás es saldo vencido simple.</w:t>
      </w:r>
    </w:p>
    <w:p>
      <w:r>
        <w:rPr>
          <w:color w:val="4A5563"/>
          <w:sz w:val="16"/>
          <w:szCs w:val="16"/>
        </w:rPr>
        <w:t xml:space="preserve">Comentarios del borrador: C258</w:t>
      </w:r>
    </w:p>
  </w:comment>
  <w:comment w:id="36" w:initials="LSSM" w:author="LSSM" w:date="2026-09-10T12:00:00.000Z">
    <w:p>
      <w:r>
        <w:rPr>
          <w:b/>
          <w:bCs/>
          <w:sz w:val="18"/>
          <w:szCs w:val="18"/>
        </w:rPr>
        <w:t xml:space="preserve">ACEPTADO CON CONDICIÓN · Novena I · cura y suspensión</w:t>
      </w:r>
    </w:p>
    <w:p>
      <w:r>
        <w:rPr>
          <w:b/>
          <w:bCs/>
          <w:sz w:val="18"/>
          <w:szCs w:val="18"/>
        </w:rPr>
        <w:t xml:space="preserve">Cambio de EL CLIENTE: </w:t>
      </w:r>
      <w:r>
        <w:rPr>
          <w:sz w:val="18"/>
          <w:szCs w:val="18"/>
        </w:rPr>
        <w:t xml:space="preserve">Suspensión sólo tras 30 días de cura y un segundo aviso de 10 días hábiles, sin afectar producción, seguridad ni acceso a la información; reactivación en 24 horas sin costo.</w:t>
      </w:r>
    </w:p>
    <w:p>
      <w:r>
        <w:rPr>
          <w:b/>
          <w:bCs/>
          <w:sz w:val="18"/>
          <w:szCs w:val="18"/>
        </w:rPr>
        <w:t xml:space="preserve">Posición de EL PRESTADOR: </w:t>
      </w:r>
      <w:r>
        <w:rPr>
          <w:sz w:val="18"/>
          <w:szCs w:val="18"/>
        </w:rPr>
        <w:t xml:space="preserve">Se acepta la estructura con un periodo de cura de 10 (diez) días hábiles a partir del aviso escrito; vencido, EL PRESTADOR puede suspender las entregas pendientes, la bolsa de horas y la atención de nuevas aprobaciones, manteniendo la operación en producción, la seguridad y el acceso a la información; reactivación dentro de las 24 horas siguientes al pago, sin costo, como propone EL CLIENTE.</w:t>
      </w:r>
    </w:p>
    <w:p>
      <w:r>
        <w:rPr>
          <w:color w:val="4A5563"/>
          <w:sz w:val="16"/>
          <w:szCs w:val="16"/>
        </w:rPr>
        <w:t xml:space="preserve">Comentarios del borrador: C258</w:t>
      </w:r>
    </w:p>
  </w:comment>
  <w:comment w:id="37" w:initials="LSSM" w:author="LSSM" w:date="2026-09-10T12:00:00.000Z">
    <w:p>
      <w:r>
        <w:rPr>
          <w:b/>
          <w:bCs/>
          <w:sz w:val="18"/>
          <w:szCs w:val="18"/>
        </w:rPr>
        <w:t xml:space="preserve">CAMBIO DE EL PRESTADOR · Novena I y Vigésima Segunda · suspensión, rescisión e iguala</w:t>
      </w:r>
    </w:p>
    <w:p>
      <w:r>
        <w:rPr>
          <w:b/>
          <w:bCs/>
          <w:sz w:val="18"/>
          <w:szCs w:val="18"/>
        </w:rPr>
        <w:t xml:space="preserve"/>
      </w:r>
      <w:r>
        <w:rPr>
          <w:sz w:val="18"/>
          <w:szCs w:val="18"/>
        </w:rPr>
        <w:t xml:space="preserve">La suspensión no extingue las contraprestaciones devengadas ni las de los Servicios que sigan prestándose; si el impago persiste procede la rescisión de la Décima Quinta y, hecha efectiva, EL PRESTADOR no queda obligado a seguir prestando indefinidamente los servicios recurrentes, sin destruir ni bloquear datos ni impedir el uso de los entregables ya transferidos. El inciso (i) de la supervivencia se acota: no reactiva una iguala rescindida o terminada.</w:t>
      </w:r>
    </w:p>
  </w:comment>
  <w:comment w:id="38" w:initials="LSSM" w:author="LSSM" w:date="2026-09-10T12:00:00.000Z">
    <w:p>
      <w:r>
        <w:rPr>
          <w:b/>
          <w:bCs/>
          <w:sz w:val="18"/>
          <w:szCs w:val="18"/>
        </w:rPr>
        <w:t xml:space="preserve">ACEPTADO CON CONDICIÓN · Novena II.3 · vencimiento de la iguala</w:t>
      </w:r>
    </w:p>
    <w:p>
      <w:r>
        <w:rPr>
          <w:b/>
          <w:bCs/>
          <w:sz w:val="18"/>
          <w:szCs w:val="18"/>
        </w:rPr>
        <w:t xml:space="preserve">Cambio de EL CLIENTE: </w:t>
      </w:r>
      <w:r>
        <w:rPr>
          <w:sz w:val="18"/>
          <w:szCs w:val="18"/>
        </w:rPr>
        <w:t xml:space="preserve">Pago a 30 días desde la «aceptación» de la factura (antes «entrega»).</w:t>
      </w:r>
    </w:p>
    <w:p>
      <w:r>
        <w:rPr>
          <w:b/>
          <w:bCs/>
          <w:sz w:val="18"/>
          <w:szCs w:val="18"/>
        </w:rPr>
        <w:t xml:space="preserve">Posición de EL PRESTADOR: </w:t>
      </w:r>
      <w:r>
        <w:rPr>
          <w:sz w:val="18"/>
          <w:szCs w:val="18"/>
        </w:rPr>
        <w:t xml:space="preserve">Se sustituye por «recepción del CFDI válido», que es un hecho verificable y con fecha cierta, a diferencia de la «aceptación» de la factura.</w:t>
      </w:r>
    </w:p>
  </w:comment>
  <w:comment w:id="39" w:initials="LSSM" w:author="LSSM" w:date="2026-09-10T12:00:00.000Z">
    <w:p>
      <w:r>
        <w:rPr>
          <w:b/>
          <w:bCs/>
          <w:sz w:val="18"/>
          <w:szCs w:val="18"/>
        </w:rPr>
        <w:t xml:space="preserve">ACEPTADO CON CONDICIÓN · Novena II.4 · inicio de la iguala</w:t>
      </w:r>
    </w:p>
    <w:p>
      <w:r>
        <w:rPr>
          <w:b/>
          <w:bCs/>
          <w:sz w:val="18"/>
          <w:szCs w:val="18"/>
        </w:rPr>
        <w:t xml:space="preserve">Cambio de EL CLIENTE: </w:t>
      </w:r>
      <w:r>
        <w:rPr>
          <w:sz w:val="18"/>
          <w:szCs w:val="18"/>
        </w:rPr>
        <w:t xml:space="preserve">La iguala se causa desde el mes siguiente a las seis semanas posteriores al Lanzamiento en Firme (C279, C280).</w:t>
      </w:r>
    </w:p>
    <w:p>
      <w:r>
        <w:rPr>
          <w:b/>
          <w:bCs/>
          <w:sz w:val="18"/>
          <w:szCs w:val="18"/>
        </w:rPr>
        <w:t xml:space="preserve">Posición de EL PRESTADOR: </w:t>
      </w:r>
      <w:r>
        <w:rPr>
          <w:sz w:val="18"/>
          <w:szCs w:val="18"/>
        </w:rPr>
        <w:t xml:space="preserve">Se acepta ligada al vencimiento por calendario de las 6 semanas, sin que ninguna declaración de estabilidad condicione el inicio; el plazo mínimo de 6 meses corre desde esa fecha.</w:t>
      </w:r>
    </w:p>
    <w:p>
      <w:r>
        <w:rPr>
          <w:color w:val="4A5563"/>
          <w:sz w:val="16"/>
          <w:szCs w:val="16"/>
        </w:rPr>
        <w:t xml:space="preserve">Comentarios del borrador: C279, C280</w:t>
      </w:r>
    </w:p>
  </w:comment>
  <w:comment w:id="40" w:initials="LSSM" w:author="LSSM" w:date="2026-09-10T12:00:00.000Z">
    <w:p>
      <w:r>
        <w:rPr>
          <w:b/>
          <w:bCs/>
          <w:sz w:val="18"/>
          <w:szCs w:val="18"/>
        </w:rPr>
        <w:t xml:space="preserve">CAMBIO DE EL PRESTADOR · Octava C y Novena II.4 · iguala de la Academia</w:t>
      </w:r>
    </w:p>
    <w:p>
      <w:r>
        <w:rPr>
          <w:b/>
          <w:bCs/>
          <w:sz w:val="18"/>
          <w:szCs w:val="18"/>
        </w:rPr>
        <w:t xml:space="preserve"/>
      </w:r>
      <w:r>
        <w:rPr>
          <w:sz w:val="18"/>
          <w:szCs w:val="18"/>
        </w:rPr>
        <w:t xml:space="preserve">Se precisa que se causa a partir del primer día del mes calendario siguiente a la entrega de la Fase 1 en producción, con la misma lógica de mes completo que la iguala del Proyecto A; evita prorrateos.</w:t>
      </w:r>
    </w:p>
  </w:comment>
  <w:comment w:id="41" w:initials="LSSM" w:author="LSSM" w:date="2026-09-10T12:00:00.000Z">
    <w:p>
      <w:r>
        <w:rPr>
          <w:b/>
          <w:bCs/>
          <w:sz w:val="18"/>
          <w:szCs w:val="18"/>
        </w:rPr>
        <w:t xml:space="preserve">ACEPTADO CON CONDICIÓN · Novena III · código fuente y repositorios</w:t>
      </w:r>
    </w:p>
    <w:p>
      <w:r>
        <w:rPr>
          <w:b/>
          <w:bCs/>
          <w:sz w:val="18"/>
          <w:szCs w:val="18"/>
        </w:rPr>
        <w:t xml:space="preserve">Cambio de EL CLIENTE: </w:t>
      </w:r>
      <w:r>
        <w:rPr>
          <w:sz w:val="18"/>
          <w:szCs w:val="18"/>
        </w:rPr>
        <w:t xml:space="preserve">Entrega «de manera continua y proporcional a los montos efectivamente pagados» (C300, C311) y supresión de la facultad de suspender entregas subsecuentes.</w:t>
      </w:r>
    </w:p>
    <w:p>
      <w:r>
        <w:rPr>
          <w:b/>
          <w:bCs/>
          <w:sz w:val="18"/>
          <w:szCs w:val="18"/>
        </w:rPr>
        <w:t xml:space="preserve">Posición de EL PRESTADOR: </w:t>
      </w:r>
      <w:r>
        <w:rPr>
          <w:sz w:val="18"/>
          <w:szCs w:val="18"/>
        </w:rPr>
        <w:t xml:space="preserve">Se acepta el principio propuesto por EL CLIENTE, con la mecánica de las dos exhibiciones: sin el pago de la primera no se entrega código ni repositorio alguno, y la evidencia de avance se revisa en el ambiente de pruebas del proyecto; pagada la primera exhibición se entrega, dentro de 5 (cinco) días hábiles, el código correspondiente al 50% de los entregables que cubre, identificados por los valores por etapa del Anexo Dos I.4; el 50% restante, con las credenciales de administración y la documentación final, se entrega dentro de 5 (cinco) días hábiles siguientes al pago de la segunda exhibición. Se conserva la suspensión de entregas subsecuentes por exhibición vencida. La falta de entrega vencido el plazo es incumplimiento sujeto a la subsanación de la Cláusula Décima Quinta y al límite de la Cláusula Vigésima, salvo que se acredite alguno de los supuestos de su fracción IV.</w:t>
      </w:r>
    </w:p>
    <w:p>
      <w:r>
        <w:rPr>
          <w:color w:val="4A5563"/>
          <w:sz w:val="16"/>
          <w:szCs w:val="16"/>
        </w:rPr>
        <w:t xml:space="preserve">Comentarios del borrador: C294, C297, C300, C305, C308, C311</w:t>
      </w:r>
    </w:p>
  </w:comment>
  <w:comment w:id="42" w:initials="LSSM" w:author="LSSM" w:date="2026-09-10T12:00:00.000Z">
    <w:p>
      <w:r>
        <w:rPr>
          <w:b/>
          <w:bCs/>
          <w:sz w:val="18"/>
          <w:szCs w:val="18"/>
        </w:rPr>
        <w:t xml:space="preserve">CAMBIO DE EL PRESTADOR · Novena III y Vigésima IV · entrega del código en 5 días hábiles</w:t>
      </w:r>
    </w:p>
    <w:p>
      <w:r>
        <w:rPr>
          <w:b/>
          <w:bCs/>
          <w:sz w:val="18"/>
          <w:szCs w:val="18"/>
        </w:rPr>
        <w:t xml:space="preserve"/>
      </w:r>
      <w:r>
        <w:rPr>
          <w:sz w:val="18"/>
          <w:szCs w:val="18"/>
        </w:rPr>
        <w:t xml:space="preserve">Cubierta una exhibición, la entrega del código que le corresponde no admite retención, compensación ni condicionamiento, y debe realizarse dentro de 5 (cinco) días hábiles contados desde que EL PRESTADOR recibe el pago o EL CLIENTE le acredita la transferencia. Su retraso constituye incumplimiento sujeto al procedimiento de subsanación de la Cláusula Décima Quinta y al tope de responsabilidad de la Cláusula Vigésima; el solo vencimiento del plazo no acredita dolo ni mala fe, que deben probarse conforme a la ley (Vigésima IV).</w:t>
      </w:r>
    </w:p>
  </w:comment>
  <w:comment w:id="43" w:initials="LSSM" w:author="LSSM" w:date="2026-09-10T12:00:00.000Z">
    <w:p>
      <w:r>
        <w:rPr>
          <w:b/>
          <w:bCs/>
          <w:sz w:val="18"/>
          <w:szCs w:val="18"/>
        </w:rPr>
        <w:t xml:space="preserve">CAMBIO DE EL PRESTADOR · Novena III (i) y Décima Sexta III · evidencia de avance sin acceso al repositorio</w:t>
      </w:r>
    </w:p>
    <w:p>
      <w:r>
        <w:rPr>
          <w:b/>
          <w:bCs/>
          <w:sz w:val="18"/>
          <w:szCs w:val="18"/>
        </w:rPr>
        <w:t xml:space="preserve"/>
      </w:r>
      <w:r>
        <w:rPr>
          <w:sz w:val="18"/>
          <w:szCs w:val="18"/>
        </w:rPr>
        <w:t xml:space="preserve">Antes del primer pago, la evidencia de avance y la validación se realizan en el ambiente de pruebas del proyecto, sin acceso al repositorio y sin transferir titularidad, credenciales ni derechos de uso distintos de los necesarios para validar, en congruencia con la regla de entrega del código contra pago.</w:t>
      </w:r>
    </w:p>
  </w:comment>
  <w:comment w:id="44" w:initials="LSSM" w:author="LSSM" w:date="2026-09-10T12:00:00.000Z">
    <w:p>
      <w:r>
        <w:rPr>
          <w:b/>
          <w:bCs/>
          <w:sz w:val="18"/>
          <w:szCs w:val="18"/>
        </w:rPr>
        <w:t xml:space="preserve">ACEPTADO CON CONDICIÓN · Décima · revisión y aceptación</w:t>
      </w:r>
    </w:p>
    <w:p>
      <w:r>
        <w:rPr>
          <w:b/>
          <w:bCs/>
          <w:sz w:val="18"/>
          <w:szCs w:val="18"/>
        </w:rPr>
        <w:t xml:space="preserve">Cambio de EL CLIENTE: </w:t>
      </w:r>
      <w:r>
        <w:rPr>
          <w:sz w:val="18"/>
          <w:szCs w:val="18"/>
        </w:rPr>
        <w:t xml:space="preserve">10 días hábiles de pruebas; el silencio no implica aceptación; «en ningún caso se considerará aceptado un entregable que presente defectos críticos, incumplimientos… o funcionalidades sustancialmente distintas» (C323, C337).</w:t>
      </w:r>
    </w:p>
    <w:p>
      <w:r>
        <w:rPr>
          <w:b/>
          <w:bCs/>
          <w:sz w:val="18"/>
          <w:szCs w:val="18"/>
        </w:rPr>
        <w:t xml:space="preserve">Posición de EL PRESTADOR: </w:t>
      </w:r>
      <w:r>
        <w:rPr>
          <w:sz w:val="18"/>
          <w:szCs w:val="18"/>
        </w:rPr>
        <w:t xml:space="preserve">La ventana de revisión queda en 6 (seis) días hábiles, acordados entre las Partes en lugar de los 10 que propuso EL CLIENTE; vencidos sin observaciones específicas por escrito, la entrega se tiene por aceptada para todos los efectos, incluida la exigibilidad de pagos. Las observaciones suspenden la aceptación sólo del componente observado; los defectos no detectables en la revisión se atienden por la garantía de la Décima Segunda VIII, sin afectar la aceptación.</w:t>
      </w:r>
    </w:p>
    <w:p>
      <w:r>
        <w:rPr>
          <w:color w:val="4A5563"/>
          <w:sz w:val="16"/>
          <w:szCs w:val="16"/>
        </w:rPr>
        <w:t xml:space="preserve">Comentarios del borrador: C323, C337</w:t>
      </w:r>
    </w:p>
  </w:comment>
  <w:comment w:id="45" w:initials="LSSM" w:author="LSSM" w:date="2026-09-10T12:00:00.000Z">
    <w:p>
      <w:r>
        <w:rPr>
          <w:b/>
          <w:bCs/>
          <w:sz w:val="18"/>
          <w:szCs w:val="18"/>
        </w:rPr>
        <w:t xml:space="preserve">ACEPTADO CON CONDICIÓN · Décima · cambios sobre etapas aprobadas</w:t>
      </w:r>
    </w:p>
    <w:p>
      <w:r>
        <w:rPr>
          <w:b/>
          <w:bCs/>
          <w:sz w:val="18"/>
          <w:szCs w:val="18"/>
        </w:rPr>
        <w:t xml:space="preserve">Cambio de EL CLIENTE: </w:t>
      </w:r>
      <w:r>
        <w:rPr>
          <w:sz w:val="18"/>
          <w:szCs w:val="18"/>
        </w:rPr>
        <w:t xml:space="preserve">Suprime el costo del 50 % del valor de la etapa; los cambios «serán evaluados» y, de haber costo, cotizados y aprobados por escrito (C317, C318).</w:t>
      </w:r>
    </w:p>
    <w:p>
      <w:r>
        <w:rPr>
          <w:b/>
          <w:bCs/>
          <w:sz w:val="18"/>
          <w:szCs w:val="18"/>
        </w:rPr>
        <w:t xml:space="preserve">Posición de EL PRESTADOR: </w:t>
      </w:r>
      <w:r>
        <w:rPr>
          <w:sz w:val="18"/>
          <w:szCs w:val="18"/>
        </w:rPr>
        <w:t xml:space="preserve">Se acepta: los cambios sobre lo aprobado se estiman a la tarifa horaria de la Sexta o, si constituyen Desarrollo Mayor, por cotización, y se ejecutan sólo con aprobación previa por escrito. Los valores por etapa del Anexo Dos I.4 se restauran como unidad de valuación para esta Cláusula y la Vigésima Segunda.</w:t>
      </w:r>
    </w:p>
    <w:p>
      <w:r>
        <w:rPr>
          <w:color w:val="4A5563"/>
          <w:sz w:val="16"/>
          <w:szCs w:val="16"/>
        </w:rPr>
        <w:t xml:space="preserve">Comentarios del borrador: C317, C318</w:t>
      </w:r>
    </w:p>
  </w:comment>
  <w:comment w:id="46" w:initials="LSSM" w:author="LSSM" w:date="2026-09-10T12:00:00.000Z">
    <w:p>
      <w:r>
        <w:rPr>
          <w:b/>
          <w:bCs/>
          <w:sz w:val="18"/>
          <w:szCs w:val="18"/>
        </w:rPr>
        <w:t xml:space="preserve">CAMBIO DE EL PRESTADOR · Décima y Vigésima Segunda · aprobación expresa o aceptación tácita</w:t>
      </w:r>
    </w:p>
    <w:p>
      <w:r>
        <w:rPr>
          <w:b/>
          <w:bCs/>
          <w:sz w:val="18"/>
          <w:szCs w:val="18"/>
        </w:rPr>
        <w:t xml:space="preserve"/>
      </w:r>
      <w:r>
        <w:rPr>
          <w:sz w:val="18"/>
          <w:szCs w:val="18"/>
        </w:rPr>
        <w:t xml:space="preserve">La aprobación expresa o la aceptación tácita permiten avanzar y producen la exigibilidad de pago, y la ejecución de cada proyecto concluye con esa aprobación o aceptación, sin perjuicio de las obligaciones que subsisten.</w:t>
      </w:r>
    </w:p>
  </w:comment>
  <w:comment w:id="47" w:initials="LSSM" w:author="LSSM" w:date="2026-09-10T12:00:00.000Z">
    <w:p>
      <w:r>
        <w:rPr>
          <w:b/>
          <w:bCs/>
          <w:sz w:val="18"/>
          <w:szCs w:val="18"/>
        </w:rPr>
        <w:t xml:space="preserve">ACEPTADO CON CONDICIÓN · Décima a) · no aprobación imputable a EL PRESTADOR</w:t>
      </w:r>
    </w:p>
    <w:p>
      <w:r>
        <w:rPr>
          <w:b/>
          <w:bCs/>
          <w:sz w:val="18"/>
          <w:szCs w:val="18"/>
        </w:rPr>
        <w:t xml:space="preserve">Cambio de EL CLIENTE: </w:t>
      </w:r>
      <w:r>
        <w:rPr>
          <w:sz w:val="18"/>
          <w:szCs w:val="18"/>
        </w:rPr>
        <w:t xml:space="preserve">Devolución en 10 días naturales (antes 30); plazo de subsanación máximo de 10 días naturales; causas «enunciativas, más no limitativas» (C346, C347).</w:t>
      </w:r>
    </w:p>
    <w:p>
      <w:r>
        <w:rPr>
          <w:b/>
          <w:bCs/>
          <w:sz w:val="18"/>
          <w:szCs w:val="18"/>
        </w:rPr>
        <w:t xml:space="preserve">Posición de EL PRESTADOR: </w:t>
      </w:r>
      <w:r>
        <w:rPr>
          <w:sz w:val="18"/>
          <w:szCs w:val="18"/>
        </w:rPr>
        <w:t xml:space="preserve">La subsanación se rige por el plan de remediación de la Décima Quinta con un plazo no menor a 15 (quince) días hábiles; la devolución procede dentro de los 30 (treinta) días naturales siguientes; la lista de causas es limitativa. Se conservan el cese de uso, el descuento de lo que EL CLIENTE conserve en operación y el carácter de remedio único.</w:t>
      </w:r>
    </w:p>
    <w:p>
      <w:r>
        <w:rPr>
          <w:color w:val="4A5563"/>
          <w:sz w:val="16"/>
          <w:szCs w:val="16"/>
        </w:rPr>
        <w:t xml:space="preserve">Comentarios del borrador: C346, C347</w:t>
      </w:r>
    </w:p>
  </w:comment>
  <w:comment w:id="48" w:initials="LSSM" w:author="LSSM" w:date="2026-09-10T12:00:00.000Z">
    <w:p>
      <w:r>
        <w:rPr>
          <w:b/>
          <w:bCs/>
          <w:sz w:val="18"/>
          <w:szCs w:val="18"/>
        </w:rPr>
        <w:t xml:space="preserve">CAMBIO DE EL PRESTADOR · Décima X a) · devolución</w:t>
      </w:r>
    </w:p>
    <w:p>
      <w:r>
        <w:rPr>
          <w:b/>
          <w:bCs/>
          <w:sz w:val="18"/>
          <w:szCs w:val="18"/>
        </w:rPr>
        <w:t xml:space="preserve"/>
      </w:r>
      <w:r>
        <w:rPr>
          <w:sz w:val="18"/>
          <w:szCs w:val="18"/>
        </w:rPr>
        <w:t xml:space="preserve">Se hace expreso que la devolución por no aprobación final, que es una restitución y puede alcanzar el monto recibido por el proyecto, queda comprendida en el tope único de la Cláusula Vigésima y no es adicional a él, en congruencia con su fracción III.</w:t>
      </w:r>
    </w:p>
  </w:comment>
  <w:comment w:id="49" w:initials="LSSM" w:author="LSSM" w:date="2026-09-10T12:00:00.000Z">
    <w:p>
      <w:r>
        <w:rPr>
          <w:b/>
          <w:bCs/>
          <w:sz w:val="18"/>
          <w:szCs w:val="18"/>
        </w:rPr>
        <w:t xml:space="preserve">ACEPTADO CON CONDICIÓN · Décima b) · insumos de EL CLIENTE</w:t>
      </w:r>
    </w:p>
    <w:p>
      <w:r>
        <w:rPr>
          <w:b/>
          <w:bCs/>
          <w:sz w:val="18"/>
          <w:szCs w:val="18"/>
        </w:rPr>
        <w:t xml:space="preserve">Cambio de EL CLIENTE: </w:t>
      </w:r>
      <w:r>
        <w:rPr>
          <w:sz w:val="18"/>
          <w:szCs w:val="18"/>
        </w:rPr>
        <w:t xml:space="preserve">Suprime el pago del 100 % de los gastos incurridos y de las etapas en producción no entregadas; queda «avance real y comprobable» (C361).</w:t>
      </w:r>
    </w:p>
    <w:p>
      <w:r>
        <w:rPr>
          <w:b/>
          <w:bCs/>
          <w:sz w:val="18"/>
          <w:szCs w:val="18"/>
        </w:rPr>
        <w:t xml:space="preserve">Posición de EL PRESTADOR: </w:t>
      </w:r>
      <w:r>
        <w:rPr>
          <w:sz w:val="18"/>
          <w:szCs w:val="18"/>
        </w:rPr>
        <w:t xml:space="preserve">El avance se valúa con los hitos y valores por etapa del Anexo Dos I.4 —que son la medida objetiva de lo «real y comprobable»— más los gastos directos documentados, incluidas las etapas ya en producción.</w:t>
      </w:r>
    </w:p>
    <w:p>
      <w:r>
        <w:rPr>
          <w:color w:val="4A5563"/>
          <w:sz w:val="16"/>
          <w:szCs w:val="16"/>
        </w:rPr>
        <w:t xml:space="preserve">Comentarios del borrador: C361</w:t>
      </w:r>
    </w:p>
  </w:comment>
  <w:comment w:id="50" w:initials="LSSM" w:author="LSSM" w:date="2026-09-10T12:00:00.000Z">
    <w:p>
      <w:r>
        <w:rPr>
          <w:b/>
          <w:bCs/>
          <w:sz w:val="18"/>
          <w:szCs w:val="18"/>
        </w:rPr>
        <w:t xml:space="preserve">CAMBIO DE EL PRESTADOR · Décima Primera</w:t>
      </w:r>
    </w:p>
    <w:p>
      <w:r>
        <w:rPr>
          <w:b/>
          <w:bCs/>
          <w:sz w:val="18"/>
          <w:szCs w:val="18"/>
        </w:rPr>
        <w:t xml:space="preserve"/>
      </w:r>
      <w:r>
        <w:rPr>
          <w:sz w:val="18"/>
          <w:szCs w:val="18"/>
        </w:rPr>
        <w:t xml:space="preserve">Congruente con la Declaración II e): ningún colaborador de EL PRESTADOR queda a disposición ni bajo la dirección de EL CLIENTE.</w:t>
      </w:r>
    </w:p>
  </w:comment>
  <w:comment w:id="51" w:initials="LSSM" w:author="LSSM" w:date="2026-09-10T12:00:00.000Z">
    <w:p>
      <w:r>
        <w:rPr>
          <w:b/>
          <w:bCs/>
          <w:sz w:val="18"/>
          <w:szCs w:val="18"/>
        </w:rPr>
        <w:t xml:space="preserve">CAMBIO DE EL PRESTADOR · Décima Primera</w:t>
      </w:r>
    </w:p>
    <w:p>
      <w:r>
        <w:rPr>
          <w:b/>
          <w:bCs/>
          <w:sz w:val="18"/>
          <w:szCs w:val="18"/>
        </w:rPr>
        <w:t xml:space="preserve"/>
      </w:r>
      <w:r>
        <w:rPr>
          <w:sz w:val="18"/>
          <w:szCs w:val="18"/>
        </w:rPr>
        <w:t xml:space="preserve">Las consecuencias del incumplimiento de EL PRESTADOR se rigen por las Cláusulas Décima Segunda (indemnización frente a reclamaciones de terceros, con aviso oportuno y control de la defensa), Décima Quinta (subsanación y rescisión) y Vigésima (límite de responsabilidad), además de los artículos 1949, 2104 y 2110 del Código Civil Federal. La frase resultaba redundante con ese régimen y se retira para evitar duplicidad.</w:t>
      </w:r>
    </w:p>
  </w:comment>
  <w:comment w:id="52" w:initials="LSSM" w:author="LSSM" w:date="2026-09-10T12:00:00.000Z">
    <w:p>
      <w:r>
        <w:rPr>
          <w:b/>
          <w:bCs/>
          <w:sz w:val="18"/>
          <w:szCs w:val="18"/>
        </w:rPr>
        <w:t xml:space="preserve">CAMBIO DE EL PRESTADOR · Décima Primera · entrega al cierre</w:t>
      </w:r>
    </w:p>
    <w:p>
      <w:r>
        <w:rPr>
          <w:b/>
          <w:bCs/>
          <w:sz w:val="18"/>
          <w:szCs w:val="18"/>
        </w:rPr>
        <w:t xml:space="preserve"/>
      </w:r>
      <w:r>
        <w:rPr>
          <w:sz w:val="18"/>
          <w:szCs w:val="18"/>
        </w:rPr>
        <w:t xml:space="preserve">La entrega al cierre se remite a las Cláusulas Novena y Décima Sexta y al inventario del Anexo Dos, Sección V: EL CLIENTE recibe el código fuente, los repositorios, la documentación y las licencias contra los pagos que correspondan, para la operación y mantenimiento autónomos de los entregables, con las exclusiones de código fuente pactadas para los Componentes Preexistentes. La cesión de derechos sobre los contenidos e imágenes producidos para EL CLIENTE se conserva en los términos de la Cláusula Décima Sexta, fracción I, y del Anexo Dos, Sección V.</w:t>
      </w:r>
    </w:p>
  </w:comment>
  <w:comment w:id="53" w:initials="LSSM" w:author="LSSM" w:date="2026-09-10T12:00:00.000Z">
    <w:p>
      <w:r>
        <w:rPr>
          <w:b/>
          <w:bCs/>
          <w:sz w:val="18"/>
          <w:szCs w:val="18"/>
        </w:rPr>
        <w:t xml:space="preserve">ACEPTADO CON CONDICIÓN · Décima Segunda I · indemnización</w:t>
      </w:r>
    </w:p>
    <w:p>
      <w:r>
        <w:rPr>
          <w:b/>
          <w:bCs/>
          <w:sz w:val="18"/>
          <w:szCs w:val="18"/>
        </w:rPr>
        <w:t xml:space="preserve">Cambio de EL CLIENTE: </w:t>
      </w:r>
      <w:r>
        <w:rPr>
          <w:sz w:val="18"/>
          <w:szCs w:val="18"/>
        </w:rPr>
        <w:t xml:space="preserve">Indemnizar por cualquier reclamación derivada de «(a) la prestación de los Servicios», de incumplimientos legales, de propiedad intelectual o de actos negligentes; abogados de elección de EL CLIENTE reembolsables.</w:t>
      </w:r>
    </w:p>
    <w:p>
      <w:r>
        <w:rPr>
          <w:b/>
          <w:bCs/>
          <w:sz w:val="18"/>
          <w:szCs w:val="18"/>
        </w:rPr>
        <w:t xml:space="preserve">Posición de EL PRESTADOR: </w:t>
      </w:r>
      <w:r>
        <w:rPr>
          <w:sz w:val="18"/>
          <w:szCs w:val="18"/>
        </w:rPr>
        <w:t xml:space="preserve">Se acepta limitada a reclamaciones de terceros por incumplimiento legal, infracción de propiedad intelectual (Décima Sexta) o actos dolosos o negligentes de EL PRESTADOR; excluye hechos, instrucciones o insumos de EL CLIENTE; EL PRESTADOR controla la defensa y reembolsa los asesores de EL CLIENTE sólo ante conflicto de interés; sujeta al tope de la Vigésima. El inciso «(a) la prestación de los Servicios» operaba sin necesidad de culpa.</w:t>
      </w:r>
    </w:p>
  </w:comment>
  <w:comment w:id="54" w:initials="LSSM" w:author="LSSM" w:date="2026-09-10T12:00:00.000Z">
    <w:p>
      <w:r>
        <w:rPr>
          <w:b/>
          <w:bCs/>
          <w:sz w:val="18"/>
          <w:szCs w:val="18"/>
        </w:rPr>
        <w:t xml:space="preserve">ACEPTADO · Décima Segunda II y III</w:t>
      </w:r>
    </w:p>
    <w:p>
      <w:r>
        <w:rPr>
          <w:b/>
          <w:bCs/>
          <w:sz w:val="18"/>
          <w:szCs w:val="18"/>
        </w:rPr>
        <w:t xml:space="preserve">Cambio de EL CLIENTE: </w:t>
      </w:r>
      <w:r>
        <w:rPr>
          <w:sz w:val="18"/>
          <w:szCs w:val="18"/>
        </w:rPr>
        <w:t xml:space="preserve">Licencias, permisos y registros; sujeción a leyes y a los términos del Contrato.</w:t>
      </w:r>
    </w:p>
    <w:p>
      <w:r>
        <w:rPr>
          <w:b/>
          <w:bCs/>
          <w:sz w:val="18"/>
          <w:szCs w:val="18"/>
        </w:rPr>
        <w:t xml:space="preserve">Posición de EL PRESTADOR: </w:t>
      </w:r>
      <w:r>
        <w:rPr>
          <w:sz w:val="18"/>
          <w:szCs w:val="18"/>
        </w:rPr>
        <w:t xml:space="preserve">Se aceptan.</w:t>
      </w:r>
    </w:p>
  </w:comment>
  <w:comment w:id="55" w:initials="LSSM" w:author="LSSM" w:date="2026-09-10T12:00:00.000Z">
    <w:p>
      <w:r>
        <w:rPr>
          <w:b/>
          <w:bCs/>
          <w:sz w:val="18"/>
          <w:szCs w:val="18"/>
        </w:rPr>
        <w:t xml:space="preserve">ACEPTADO CON CONDICIÓN · Décima Segunda IV · retrasos</w:t>
      </w:r>
    </w:p>
    <w:p>
      <w:r>
        <w:rPr>
          <w:b/>
          <w:bCs/>
          <w:sz w:val="18"/>
          <w:szCs w:val="18"/>
        </w:rPr>
        <w:t xml:space="preserve">Cambio de EL CLIENTE: </w:t>
      </w:r>
      <w:r>
        <w:rPr>
          <w:sz w:val="18"/>
          <w:szCs w:val="18"/>
        </w:rPr>
        <w:t xml:space="preserve">Los retrasos sujetan a EL PRESTADOR a «las penas convencionales… de la Cláusula Décima Tercera».</w:t>
      </w:r>
    </w:p>
    <w:p>
      <w:r>
        <w:rPr>
          <w:b/>
          <w:bCs/>
          <w:sz w:val="18"/>
          <w:szCs w:val="18"/>
        </w:rPr>
        <w:t xml:space="preserve">Posición de EL PRESTADOR: </w:t>
      </w:r>
      <w:r>
        <w:rPr>
          <w:sz w:val="18"/>
          <w:szCs w:val="18"/>
        </w:rPr>
        <w:t xml:space="preserve">Se acepta corrigiendo la referencia: el Contrato no prevé penas por retraso y la Décima Tercera regula obligaciones de EL CLIENTE; el retraso injustificado se rige por la Décima Quinta.</w:t>
      </w:r>
    </w:p>
  </w:comment>
  <w:comment w:id="56" w:initials="LSSM" w:author="LSSM" w:date="2026-09-10T12:00:00.000Z">
    <w:p>
      <w:r>
        <w:rPr>
          <w:b/>
          <w:bCs/>
          <w:sz w:val="18"/>
          <w:szCs w:val="18"/>
        </w:rPr>
        <w:t xml:space="preserve">ACEPTADO CON CONDICIÓN · Décima Segunda V · originalidad y código abierto</w:t>
      </w:r>
    </w:p>
    <w:p>
      <w:r>
        <w:rPr>
          <w:b/>
          <w:bCs/>
          <w:sz w:val="18"/>
          <w:szCs w:val="18"/>
        </w:rPr>
        <w:t xml:space="preserve">Cambio de EL CLIENTE: </w:t>
      </w:r>
      <w:r>
        <w:rPr>
          <w:sz w:val="18"/>
          <w:szCs w:val="18"/>
        </w:rPr>
        <w:t xml:space="preserve">Informar por escrito, antes de integrar, la licencia de cada librería; abstenerse de licencias que limiten el uso comercial, la cesión o la propiedad.</w:t>
      </w:r>
    </w:p>
    <w:p>
      <w:r>
        <w:rPr>
          <w:b/>
          <w:bCs/>
          <w:sz w:val="18"/>
          <w:szCs w:val="18"/>
        </w:rPr>
        <w:t xml:space="preserve">Posición de EL PRESTADOR: </w:t>
      </w:r>
      <w:r>
        <w:rPr>
          <w:sz w:val="18"/>
          <w:szCs w:val="18"/>
        </w:rPr>
        <w:t xml:space="preserve">Se acepta con un mecanismo operable: inventario de componentes (SBOM) con licencias en cada hito; las licencias permisivas (MIT, BSD, Apache 2.0, ISC) no requieren aviso previo; las que condicionan la distribución o el uso comercial (GPL, AGPL, LGPL, SSPL, CC BY-SA) requieren autorización previa por escrito. Los insumos de EL CLIENTE quedan bajo su garantía.</w:t>
      </w:r>
    </w:p>
  </w:comment>
  <w:comment w:id="57" w:initials="LSSM" w:author="LSSM" w:date="2026-09-10T12:00:00.000Z">
    <w:p>
      <w:r>
        <w:rPr>
          <w:b/>
          <w:bCs/>
          <w:sz w:val="18"/>
          <w:szCs w:val="18"/>
        </w:rPr>
        <w:t xml:space="preserve">ACEPTADO CON CONDICIÓN · Décima Segunda VI · entrega de activos</w:t>
      </w:r>
    </w:p>
    <w:p>
      <w:r>
        <w:rPr>
          <w:b/>
          <w:bCs/>
          <w:sz w:val="18"/>
          <w:szCs w:val="18"/>
        </w:rPr>
        <w:t xml:space="preserve">Cambio de EL CLIENTE: </w:t>
      </w:r>
      <w:r>
        <w:rPr>
          <w:sz w:val="18"/>
          <w:szCs w:val="18"/>
        </w:rPr>
        <w:t xml:space="preserve">Código completo, repositorios, credenciales de administración, bases de datos y documentación dentro de los 10 días naturales siguientes a cada hito; su falta es «incumplimiento grave».</w:t>
      </w:r>
    </w:p>
    <w:p>
      <w:r>
        <w:rPr>
          <w:b/>
          <w:bCs/>
          <w:sz w:val="18"/>
          <w:szCs w:val="18"/>
        </w:rPr>
        <w:t xml:space="preserve">Posición de EL PRESTADOR: </w:t>
      </w:r>
      <w:r>
        <w:rPr>
          <w:sz w:val="18"/>
          <w:szCs w:val="18"/>
        </w:rPr>
        <w:t xml:space="preserve">Se acepta la entrega de código, repositorios, credenciales, bases de datos y documentación, alineada con la Novena III: por mitades, contra cada exhibición efectivamente pagada y dentro de los 5 (cinco) días hábiles siguientes a cada pago. Se sustituye el plazo de 10 días naturales por hito que proponía EL CLIENTE y la calificación automática de incumplimiento grave: la falta de entrega es incumplimiento sujeto a la subsanación de la Décima Quinta y al límite de la Vigésima, salvo que se acredite alguno de los supuestos de su fracción IV.</w:t>
      </w:r>
    </w:p>
  </w:comment>
  <w:comment w:id="58" w:initials="LSSM" w:author="LSSM" w:date="2026-09-10T12:00:00.000Z">
    <w:p>
      <w:r>
        <w:rPr>
          <w:b/>
          <w:bCs/>
          <w:sz w:val="18"/>
          <w:szCs w:val="18"/>
        </w:rPr>
        <w:t xml:space="preserve">ACEPTADO CON CONDICIÓN · Décima Segunda VII · confidencialidad y datos</w:t>
      </w:r>
    </w:p>
    <w:p>
      <w:r>
        <w:rPr>
          <w:b/>
          <w:bCs/>
          <w:sz w:val="18"/>
          <w:szCs w:val="18"/>
        </w:rPr>
        <w:t xml:space="preserve">Cambio de EL CLIENTE: </w:t>
      </w:r>
      <w:r>
        <w:rPr>
          <w:sz w:val="18"/>
          <w:szCs w:val="18"/>
        </w:rPr>
        <w:t xml:space="preserve">Confidencialidad y cumplimiento de la legislación de datos personales, respondiendo por vulneraciones, uso indebido o divulgación.</w:t>
      </w:r>
    </w:p>
    <w:p>
      <w:r>
        <w:rPr>
          <w:b/>
          <w:bCs/>
          <w:sz w:val="18"/>
          <w:szCs w:val="18"/>
        </w:rPr>
        <w:t xml:space="preserve">Posición de EL PRESTADOR: </w:t>
      </w:r>
      <w:r>
        <w:rPr>
          <w:sz w:val="18"/>
          <w:szCs w:val="18"/>
        </w:rPr>
        <w:t xml:space="preserve">Se acepta con remisión a las Cláusulas Décima Séptima y Décima Octava y al tope de la Vigésima.</w:t>
      </w:r>
    </w:p>
  </w:comment>
  <w:comment w:id="59" w:initials="LSSM" w:author="LSSM" w:date="2026-09-10T12:00:00.000Z">
    <w:p>
      <w:r>
        <w:rPr>
          <w:b/>
          <w:bCs/>
          <w:sz w:val="18"/>
          <w:szCs w:val="18"/>
        </w:rPr>
        <w:t xml:space="preserve">ACEPTADO CON CONDICIÓN · Décima Segunda VIII · garantía de corrección</w:t>
      </w:r>
    </w:p>
    <w:p>
      <w:r>
        <w:rPr>
          <w:b/>
          <w:bCs/>
          <w:sz w:val="18"/>
          <w:szCs w:val="18"/>
        </w:rPr>
        <w:t xml:space="preserve">Cambio de EL CLIENTE: </w:t>
      </w:r>
      <w:r>
        <w:rPr>
          <w:sz w:val="18"/>
          <w:szCs w:val="18"/>
        </w:rPr>
        <w:t xml:space="preserve">(a) defectos reportados en 10 días naturales o durante la iguala; (b) inicio en 2 días naturales y resolución en 5 días naturales; (d) los errores de programación, diseño o implementación se corrigen sin costo «independientemente del plazo transcurrido».</w:t>
      </w:r>
    </w:p>
    <w:p>
      <w:r>
        <w:rPr>
          <w:b/>
          <w:bCs/>
          <w:sz w:val="18"/>
          <w:szCs w:val="18"/>
        </w:rPr>
        <w:t xml:space="preserve">Posición de EL PRESTADOR: </w:t>
      </w:r>
      <w:r>
        <w:rPr>
          <w:sz w:val="18"/>
          <w:szCs w:val="18"/>
        </w:rPr>
        <w:t xml:space="preserve">La garantía no puede ser perpetua: cubre los Defectos imputables a EL PRESTADOR reportados durante la vigencia de la iguala del proyecto y los 6 (seis) meses posteriores, así como el Periodo de Estabilización y el lapso previo al inicio de la iguala; sin iguala opcional de la Academia, su garantía es de 6 (seis) meses desde la aceptación. Durante la iguala y la estabilización los Defectos se atienden con las severidades del Anexo Cinco (no con un SLA paralelo de 2 y 5 días naturales); fuera de esos periodos, mediante el plan de remediación de la Décima Quinta, sin prolongar los servicios recurrentes. Vencida la garantía, por cotización. Se suprime «independientemente del plazo transcurrido».</w:t>
      </w:r>
    </w:p>
  </w:comment>
  <w:comment w:id="60" w:initials="LSSM" w:author="LSSM" w:date="2026-09-10T12:00:00.000Z">
    <w:p>
      <w:r>
        <w:rPr>
          <w:b/>
          <w:bCs/>
          <w:sz w:val="18"/>
          <w:szCs w:val="18"/>
        </w:rPr>
        <w:t xml:space="preserve">ACEPTADO CON CONDICIÓN · Décima Segunda IX · subcontratación</w:t>
      </w:r>
    </w:p>
    <w:p>
      <w:r>
        <w:rPr>
          <w:b/>
          <w:bCs/>
          <w:sz w:val="18"/>
          <w:szCs w:val="18"/>
        </w:rPr>
        <w:t xml:space="preserve">Cambio de EL CLIENTE: </w:t>
      </w:r>
      <w:r>
        <w:rPr>
          <w:sz w:val="18"/>
          <w:szCs w:val="18"/>
        </w:rPr>
        <w:t xml:space="preserve">Prohíbe subcontratar «la prestación total o sustancial» sin autorización.</w:t>
      </w:r>
    </w:p>
    <w:p>
      <w:r>
        <w:rPr>
          <w:b/>
          <w:bCs/>
          <w:sz w:val="18"/>
          <w:szCs w:val="18"/>
        </w:rPr>
        <w:t xml:space="preserve">Posición de EL PRESTADOR: </w:t>
      </w:r>
      <w:r>
        <w:rPr>
          <w:sz w:val="18"/>
          <w:szCs w:val="18"/>
        </w:rPr>
        <w:t xml:space="preserve">Se acepta definiendo «sustancial» como más del 50 % de los Servicios de un proyecto; no son subcontratación las plataformas de IA, voz y mensajería de la Décima Cuarta ni los colaboradores independientes sujetos a confidencialidad.</w:t>
      </w:r>
    </w:p>
  </w:comment>
  <w:comment w:id="61" w:initials="LSSM" w:author="LSSM" w:date="2026-09-10T12:00:00.000Z">
    <w:p>
      <w:r>
        <w:rPr>
          <w:b/>
          <w:bCs/>
          <w:sz w:val="18"/>
          <w:szCs w:val="18"/>
        </w:rPr>
        <w:t xml:space="preserve">CAMBIO DE EL PRESTADOR · Décima Segunda VIII, Sexta I y Anexo Cinco V · garantía de corrección</w:t>
      </w:r>
    </w:p>
    <w:p>
      <w:r>
        <w:rPr>
          <w:b/>
          <w:bCs/>
          <w:sz w:val="18"/>
          <w:szCs w:val="18"/>
        </w:rPr>
        <w:t xml:space="preserve"/>
      </w:r>
      <w:r>
        <w:rPr>
          <w:sz w:val="18"/>
          <w:szCs w:val="18"/>
        </w:rPr>
        <w:t xml:space="preserve">La garantía cubre los Defectos imputables a EL PRESTADOR durante la iguala y los 6 (seis) meses posteriores, incluidos el Periodo de Estabilización y el lapso entre su conclusión y el inicio de la iguala; sin iguala opcional de la Academia, 6 (seis) meses desde la aceptación. Fuera de la iguala y de la estabilización, los Defectos se atienden por el plan de remediación de la Décima Quinta, sin soporte recurrente, monitoreo ni operación continua; quedan excluidas las fallas por modificaciones de EL CLIENTE o de terceros, por su infraestructura o insumos y por cambios de plataformas de terceros. La bolsa de horas es sólo para mejoras y la corrección de Defectos en garantía no la consume.</w:t>
      </w:r>
    </w:p>
  </w:comment>
  <w:comment w:id="62" w:initials="LSSM" w:author="LSSM" w:date="2026-09-10T12:00:00.000Z">
    <w:p>
      <w:r>
        <w:rPr>
          <w:b/>
          <w:bCs/>
          <w:sz w:val="18"/>
          <w:szCs w:val="18"/>
        </w:rPr>
        <w:t xml:space="preserve">ACEPTADO · Décima Segunda X · sustitución de personal</w:t>
      </w:r>
    </w:p>
    <w:p>
      <w:r>
        <w:rPr>
          <w:b/>
          <w:bCs/>
          <w:sz w:val="18"/>
          <w:szCs w:val="18"/>
        </w:rPr>
        <w:t xml:space="preserve">Cambio de EL CLIENTE: </w:t>
      </w:r>
      <w:r>
        <w:rPr>
          <w:sz w:val="18"/>
          <w:szCs w:val="18"/>
        </w:rPr>
        <w:t xml:space="preserve">Transición ordenada y transferencia de conocimiento al sustituir personal.</w:t>
      </w:r>
    </w:p>
    <w:p>
      <w:r>
        <w:rPr>
          <w:b/>
          <w:bCs/>
          <w:sz w:val="18"/>
          <w:szCs w:val="18"/>
        </w:rPr>
        <w:t xml:space="preserve">Posición de EL PRESTADOR: </w:t>
      </w:r>
      <w:r>
        <w:rPr>
          <w:sz w:val="18"/>
          <w:szCs w:val="18"/>
        </w:rPr>
        <w:t xml:space="preserve">Se acepta.</w:t>
      </w:r>
    </w:p>
  </w:comment>
  <w:comment w:id="63" w:initials="LSSM" w:author="LSSM" w:date="2026-09-10T12:00:00.000Z">
    <w:p>
      <w:r>
        <w:rPr>
          <w:b/>
          <w:bCs/>
          <w:sz w:val="18"/>
          <w:szCs w:val="18"/>
        </w:rPr>
        <w:t xml:space="preserve">SIN CAMBIO DE TEXTO · Décima Tercera</w:t>
      </w:r>
    </w:p>
    <w:p>
      <w:r>
        <w:rPr>
          <w:b/>
          <w:bCs/>
          <w:sz w:val="18"/>
          <w:szCs w:val="18"/>
        </w:rPr>
        <w:t xml:space="preserve">Cambio de EL CLIENTE: </w:t>
      </w:r>
      <w:r>
        <w:rPr>
          <w:sz w:val="18"/>
          <w:szCs w:val="18"/>
        </w:rPr>
        <w:t xml:space="preserve">Pide confirmar que EL CLIENTE puede cumplir sus obligaciones; validación pendiente de Sistemas (C449, C450, C451).</w:t>
      </w:r>
    </w:p>
    <w:p>
      <w:r>
        <w:rPr>
          <w:b/>
          <w:bCs/>
          <w:sz w:val="18"/>
          <w:szCs w:val="18"/>
        </w:rPr>
        <w:t xml:space="preserve">Posición de EL PRESTADOR: </w:t>
      </w:r>
      <w:r>
        <w:rPr>
          <w:sz w:val="18"/>
          <w:szCs w:val="18"/>
        </w:rPr>
        <w:t xml:space="preserve">Sin cambio de texto. Las aportaciones del Anexo Uno son las ya publicadas; la confirmación del área de Sistemas de EL CLIENTE queda a su cargo.</w:t>
      </w:r>
    </w:p>
    <w:p>
      <w:r>
        <w:rPr>
          <w:color w:val="4A5563"/>
          <w:sz w:val="16"/>
          <w:szCs w:val="16"/>
        </w:rPr>
        <w:t xml:space="preserve">Comentarios del borrador: C449, C450, C451, C103</w:t>
      </w:r>
    </w:p>
  </w:comment>
  <w:comment w:id="64" w:initials="LSSM" w:author="LSSM" w:date="2026-09-10T12:00:00.000Z">
    <w:p>
      <w:r>
        <w:rPr>
          <w:b/>
          <w:bCs/>
          <w:sz w:val="18"/>
          <w:szCs w:val="18"/>
        </w:rPr>
        <w:t xml:space="preserve">CAMBIO DE EL PRESTADOR · Décima Cuarta · pago de los gastos variables</w:t>
      </w:r>
    </w:p>
    <w:p>
      <w:r>
        <w:rPr>
          <w:b/>
          <w:bCs/>
          <w:sz w:val="18"/>
          <w:szCs w:val="18"/>
        </w:rPr>
        <w:t xml:space="preserve"/>
      </w:r>
      <w:r>
        <w:rPr>
          <w:sz w:val="18"/>
          <w:szCs w:val="18"/>
        </w:rPr>
        <w:t xml:space="preserve">EL CLIENTE paga los consumos directamente a los proveedores o a través del tercero que designe por escrito, sin intervención alguna de EL PRESTADOR, que no contrata, administra ni anticipa esos consumos y no responde por su facturación, suspensión o cancelación.</w:t>
      </w:r>
    </w:p>
  </w:comment>
  <w:comment w:id="65" w:initials="LSSM" w:author="LSSM" w:date="2026-09-10T12:00:00.000Z">
    <w:p>
      <w:r>
        <w:rPr>
          <w:b/>
          <w:bCs/>
          <w:sz w:val="18"/>
          <w:szCs w:val="18"/>
        </w:rPr>
        <w:t xml:space="preserve">CAMBIO DE EL PRESTADOR · Décima Quinta · cura del impago</w:t>
      </w:r>
    </w:p>
    <w:p>
      <w:r>
        <w:rPr>
          <w:b/>
          <w:bCs/>
          <w:sz w:val="18"/>
          <w:szCs w:val="18"/>
        </w:rPr>
        <w:t xml:space="preserve"/>
      </w:r>
      <w:r>
        <w:rPr>
          <w:sz w:val="18"/>
          <w:szCs w:val="18"/>
        </w:rPr>
        <w:t xml:space="preserve">El periodo de cura del impago se unifica con el de la Cláusula Novena, Sección I: 10 (diez) días hábiles desde el aviso escrito.</w:t>
      </w:r>
    </w:p>
  </w:comment>
  <w:comment w:id="66" w:initials="LSSM" w:author="LSSM" w:date="2026-09-10T12:00:00.000Z">
    <w:p>
      <w:r>
        <w:rPr>
          <w:b/>
          <w:bCs/>
          <w:sz w:val="18"/>
          <w:szCs w:val="18"/>
        </w:rPr>
        <w:t xml:space="preserve">ACEPTADO CON CONDICIÓN · Décima Quinta a) · stand-by</w:t>
      </w:r>
    </w:p>
    <w:p>
      <w:r>
        <w:rPr>
          <w:b/>
          <w:bCs/>
          <w:sz w:val="18"/>
          <w:szCs w:val="18"/>
        </w:rPr>
        <w:t xml:space="preserve">Cambio de EL CLIENTE: </w:t>
      </w:r>
      <w:r>
        <w:rPr>
          <w:sz w:val="18"/>
          <w:szCs w:val="18"/>
        </w:rPr>
        <w:t xml:space="preserve">Suprime el stand-by de USD 350/día con tope del 25 % (C457, C460: «el proyecto no arranca hasta tener todos los insumos completos»).</w:t>
      </w:r>
    </w:p>
    <w:p>
      <w:r>
        <w:rPr>
          <w:b/>
          <w:bCs/>
          <w:sz w:val="18"/>
          <w:szCs w:val="18"/>
        </w:rPr>
        <w:t xml:space="preserve">Posición de EL PRESTADOR: </w:t>
      </w:r>
      <w:r>
        <w:rPr>
          <w:sz w:val="18"/>
          <w:szCs w:val="18"/>
        </w:rPr>
        <w:t xml:space="preserve">No se suprime, pero se acota: se conserva el stand-by de USD 350.00 por día con tope del 25 % del Pago Único, y cada evento de retraso goza de una franquicia de 5 (cinco) días hábiles sin cargo, de modo que el stand-by se causa a partir del sexto día hábil de cada evento. La premisa de C460 sólo es cierta para los Bloques 0 y A: los Bloques B a F se entregan durante el proyecto y las aprobaciones del Anexo Dos I.4 también.</w:t>
      </w:r>
    </w:p>
    <w:p>
      <w:r>
        <w:rPr>
          <w:color w:val="4A5563"/>
          <w:sz w:val="16"/>
          <w:szCs w:val="16"/>
        </w:rPr>
        <w:t xml:space="preserve">Comentarios del borrador: C457, C460</w:t>
      </w:r>
    </w:p>
  </w:comment>
  <w:comment w:id="67" w:initials="LSSM" w:author="LSSM" w:date="2026-09-10T12:00:00.000Z">
    <w:p>
      <w:r>
        <w:rPr>
          <w:b/>
          <w:bCs/>
          <w:sz w:val="18"/>
          <w:szCs w:val="18"/>
        </w:rPr>
        <w:t xml:space="preserve">CAMBIO DE EL PRESTADOR · Décima Quinta a) · stand-by</w:t>
      </w:r>
    </w:p>
    <w:p>
      <w:r>
        <w:rPr>
          <w:b/>
          <w:bCs/>
          <w:sz w:val="18"/>
          <w:szCs w:val="18"/>
        </w:rPr>
        <w:t xml:space="preserve"/>
      </w:r>
      <w:r>
        <w:rPr>
          <w:sz w:val="18"/>
          <w:szCs w:val="18"/>
        </w:rPr>
        <w:t xml:space="preserve">El stand-by tiene un solo supuesto: la falta o demora de EL CLIENTE en las aportaciones, accesos, credenciales, infraestructura o insumos a su cargo conforme al Anexo Uno, que es el único caso en que el equipo no puede avanzar. Se hace expreso que nunca corre durante un plazo que el Contrato concede a EL CLIENTE y que la demora en resolver una aprobación del Anexo Dos no causa cargo alguno, porque la aceptación tácita de la Cláusula Décima impide que el equipo se detenga.</w:t>
      </w:r>
    </w:p>
  </w:comment>
  <w:comment w:id="68" w:initials="LSSM" w:author="LSSM" w:date="2026-09-10T12:00:00.000Z">
    <w:p>
      <w:r>
        <w:rPr>
          <w:b/>
          <w:bCs/>
          <w:sz w:val="18"/>
          <w:szCs w:val="18"/>
        </w:rPr>
        <w:t xml:space="preserve">RECHAZADO · Décima Quinta b) · retrasos de EL PRESTADOR</w:t>
      </w:r>
    </w:p>
    <w:p>
      <w:r>
        <w:rPr>
          <w:b/>
          <w:bCs/>
          <w:sz w:val="18"/>
          <w:szCs w:val="18"/>
        </w:rPr>
        <w:t xml:space="preserve">Cambio de EL CLIENTE: </w:t>
      </w:r>
      <w:r>
        <w:rPr>
          <w:sz w:val="18"/>
          <w:szCs w:val="18"/>
        </w:rPr>
        <w:t xml:space="preserve">Suprime «extendiéndose el plazo lo necesario».</w:t>
      </w:r>
    </w:p>
    <w:p>
      <w:r>
        <w:rPr>
          <w:b/>
          <w:bCs/>
          <w:sz w:val="18"/>
          <w:szCs w:val="18"/>
        </w:rPr>
        <w:t xml:space="preserve">Posición de EL PRESTADOR: </w:t>
      </w:r>
      <w:r>
        <w:rPr>
          <w:sz w:val="18"/>
          <w:szCs w:val="18"/>
        </w:rPr>
        <w:t xml:space="preserve">Se restaura: sin esa frase cualquier retraso de EL PRESTADOR, aun de un día, deja de tener plazo de cura y se convierte en incumplimiento; la regla de subsanación y rescisión del primer párrafo se conserva.</w:t>
      </w:r>
    </w:p>
  </w:comment>
  <w:comment w:id="69" w:initials="LSSM" w:author="LSSM" w:date="2026-09-10T12:00:00.000Z">
    <w:p>
      <w:r>
        <w:rPr>
          <w:b/>
          <w:bCs/>
          <w:sz w:val="18"/>
          <w:szCs w:val="18"/>
        </w:rPr>
        <w:t xml:space="preserve">CAMBIO DE EL PRESTADOR · Décima Quinta c) · cambios sobre lo aprobado</w:t>
      </w:r>
    </w:p>
    <w:p>
      <w:r>
        <w:rPr>
          <w:b/>
          <w:bCs/>
          <w:sz w:val="18"/>
          <w:szCs w:val="18"/>
        </w:rPr>
        <w:t xml:space="preserve"/>
      </w:r>
      <w:r>
        <w:rPr>
          <w:sz w:val="18"/>
          <w:szCs w:val="18"/>
        </w:rPr>
        <w:t xml:space="preserve">El cambio sobre una sección ya aprobada se cotiza y se cobra conforme a la Cláusula Décima, sin cargo adicional de stand-by por el mismo hecho; la protección de EL PRESTADOR es la cotización y la autorización previas por escrito.</w:t>
      </w:r>
    </w:p>
  </w:comment>
  <w:comment w:id="70" w:initials="LSSM" w:author="LSSM" w:date="2026-09-10T12:00:00.000Z">
    <w:p>
      <w:r>
        <w:rPr>
          <w:b/>
          <w:bCs/>
          <w:sz w:val="18"/>
          <w:szCs w:val="18"/>
        </w:rPr>
        <w:t xml:space="preserve">ACEPTADO CON CONDICIÓN · Décima Sexta I · cesión</w:t>
      </w:r>
    </w:p>
    <w:p>
      <w:r>
        <w:rPr>
          <w:b/>
          <w:bCs/>
          <w:sz w:val="18"/>
          <w:szCs w:val="18"/>
        </w:rPr>
        <w:t xml:space="preserve">Cambio de EL CLIENTE: </w:t>
      </w:r>
      <w:r>
        <w:rPr>
          <w:sz w:val="18"/>
          <w:szCs w:val="18"/>
        </w:rPr>
        <w:t xml:space="preserve">Cesión irrevocable, sin remuneración adicional, sin límite temporal, para todo territorio y modalidad; titularidad de «cualesquiera derechos… generados como resultado del cumplimiento del Contrato».</w:t>
      </w:r>
    </w:p>
    <w:p>
      <w:r>
        <w:rPr>
          <w:b/>
          <w:bCs/>
          <w:sz w:val="18"/>
          <w:szCs w:val="18"/>
        </w:rPr>
        <w:t xml:space="preserve">Posición de EL PRESTADOR: </w:t>
      </w:r>
      <w:r>
        <w:rPr>
          <w:sz w:val="18"/>
          <w:szCs w:val="18"/>
        </w:rPr>
        <w:t xml:space="preserve">Se acepta para los desarrollos generados específicamente para EL CLIENTE (código del sitio e integraciones, plantillas de página, contenido, imágenes, datos estructurados, prompts y configuración específicos de «BES», documentación), como obra por encargo (artículo 83 de la Ley Federal del Derecho de Autor); la cesión es irrevocable y sin límite temporal para programas de cómputo (artículo 103) y por el plazo máximo legal para las demás obras. Quedan a salvo el software de terceros y los Componentes Preexistentes.</w:t>
      </w:r>
    </w:p>
    <w:p>
      <w:r>
        <w:rPr>
          <w:color w:val="4A5563"/>
          <w:sz w:val="16"/>
          <w:szCs w:val="16"/>
        </w:rPr>
        <w:t xml:space="preserve">Comentarios del borrador: C477, C480</w:t>
      </w:r>
    </w:p>
  </w:comment>
  <w:comment w:id="71" w:initials="LSSM" w:author="LSSM" w:date="2026-09-10T12:00:00.000Z">
    <w:p>
      <w:r>
        <w:rPr>
          <w:b/>
          <w:bCs/>
          <w:sz w:val="18"/>
          <w:szCs w:val="18"/>
        </w:rPr>
        <w:t xml:space="preserve">RECHAZADO · Décima Sexta II · Componentes Preexistentes</w:t>
      </w:r>
    </w:p>
    <w:p>
      <w:r>
        <w:rPr>
          <w:b/>
          <w:bCs/>
          <w:sz w:val="18"/>
          <w:szCs w:val="18"/>
        </w:rPr>
        <w:t xml:space="preserve">Cambio de EL CLIENTE: </w:t>
      </w:r>
      <w:r>
        <w:rPr>
          <w:sz w:val="18"/>
          <w:szCs w:val="18"/>
        </w:rPr>
        <w:t xml:space="preserve">Sustituye la exclusión por su inclusión en la entrega y, «cuando corresponda», en la cesión; licencia «para toda finalidad relacionada con el objeto del Contrato, sin restricciones adicionales» (C480: «sí se deben ceder»).</w:t>
      </w:r>
    </w:p>
    <w:p>
      <w:r>
        <w:rPr>
          <w:b/>
          <w:bCs/>
          <w:sz w:val="18"/>
          <w:szCs w:val="18"/>
        </w:rPr>
        <w:t xml:space="preserve">Posición de EL PRESTADOR: </w:t>
      </w:r>
      <w:r>
        <w:rPr>
          <w:sz w:val="18"/>
          <w:szCs w:val="18"/>
        </w:rPr>
        <w:t xml:space="preserve">No se acepta: los Componentes Preexistentes (motor conversacional base de «BES», frameworks de middleware, plantillas maestras, prompts de sistema, metodologías y herramientas) son propiedad de EL PRESTADOR y no se entregan en código fuente. EL CLIENTE recibe una licencia no exclusiva, perpetua, irrevocable y libre de regalías para usarlos, operarlos y mantenerlos como parte de los entregables, con derecho a modificar los entregables y a contratar terceros bajo confidencialidad; sin derecho a extraerlos, sublicenciarlos ni reutilizarlos fuera de los entregables. El inventario de lo que se entrega y lo que se licencia consta en el Anexo Dos, Sección V.</w:t>
      </w:r>
    </w:p>
    <w:p>
      <w:r>
        <w:rPr>
          <w:color w:val="4A5563"/>
          <w:sz w:val="16"/>
          <w:szCs w:val="16"/>
        </w:rPr>
        <w:t xml:space="preserve">Comentarios del borrador: C477, C480</w:t>
      </w:r>
    </w:p>
  </w:comment>
  <w:comment w:id="72" w:initials="LSSM" w:author="LSSM" w:date="2026-09-10T12:00:00.000Z">
    <w:p>
      <w:r>
        <w:rPr>
          <w:b/>
          <w:bCs/>
          <w:sz w:val="18"/>
          <w:szCs w:val="18"/>
        </w:rPr>
        <w:t xml:space="preserve">ACEPTADO CON CONDICIÓN · Décima Sexta III · entrega condicionada al pago</w:t>
      </w:r>
    </w:p>
    <w:p>
      <w:r>
        <w:rPr>
          <w:b/>
          <w:bCs/>
          <w:sz w:val="18"/>
          <w:szCs w:val="18"/>
        </w:rPr>
        <w:t xml:space="preserve">Cambio de EL CLIENTE: </w:t>
      </w:r>
      <w:r>
        <w:rPr>
          <w:sz w:val="18"/>
          <w:szCs w:val="18"/>
        </w:rPr>
        <w:t xml:space="preserve">«La transferencia de titularidad… no se condiciona al pago»; retención de pagos proporcional por entregables no entregados.</w:t>
      </w:r>
    </w:p>
    <w:p>
      <w:r>
        <w:rPr>
          <w:b/>
          <w:bCs/>
          <w:sz w:val="18"/>
          <w:szCs w:val="18"/>
        </w:rPr>
        <w:t xml:space="preserve">Posición de EL PRESTADOR: </w:t>
      </w:r>
      <w:r>
        <w:rPr>
          <w:sz w:val="18"/>
          <w:szCs w:val="18"/>
        </w:rPr>
        <w:t xml:space="preserve">Se acepta que la entrega no dependa de la liquidación total, con la mecánica de mitades: la titularidad y el código se transfieren y entregan conforme se cubre cada exhibición; la parte no pagada permanece en garantía de EL PRESTADOR. Se rechaza la retención de pagos proporcional que proponía EL CLIENTE por entregables no entregados, porque la entrega ya está ligada al pago.</w:t>
      </w:r>
    </w:p>
  </w:comment>
  <w:comment w:id="73" w:initials="LSSM" w:author="LSSM" w:date="2026-09-10T12:00:00.000Z">
    <w:p>
      <w:r>
        <w:rPr>
          <w:b/>
          <w:bCs/>
          <w:sz w:val="18"/>
          <w:szCs w:val="18"/>
        </w:rPr>
        <w:t xml:space="preserve">ACEPTADO CON CONDICIÓN · Décima Sexta IV · garantía de no infracción</w:t>
      </w:r>
    </w:p>
    <w:p>
      <w:r>
        <w:rPr>
          <w:b/>
          <w:bCs/>
          <w:sz w:val="18"/>
          <w:szCs w:val="18"/>
        </w:rPr>
        <w:t xml:space="preserve">Cambio de EL CLIENTE: </w:t>
      </w:r>
      <w:r>
        <w:rPr>
          <w:sz w:val="18"/>
          <w:szCs w:val="18"/>
        </w:rPr>
        <w:t xml:space="preserve">Garantía y defensa completas por infracción de propiedad intelectual; remedios (i)–(iii) «a satisfacción de EL CLIENTE»; reembolso «sin perjuicio de los daños y perjuicios adicionales»; supervivencia sin plazo.</w:t>
      </w:r>
    </w:p>
    <w:p>
      <w:r>
        <w:rPr>
          <w:b/>
          <w:bCs/>
          <w:sz w:val="18"/>
          <w:szCs w:val="18"/>
        </w:rPr>
        <w:t xml:space="preserve">Posición de EL PRESTADOR: </w:t>
      </w:r>
      <w:r>
        <w:rPr>
          <w:sz w:val="18"/>
          <w:szCs w:val="18"/>
        </w:rPr>
        <w:t xml:space="preserve">Se acepta la estructura: garantía de no infracción, defensa a costa de EL PRESTADOR, remedios (i) obtener el derecho de uso, (ii) modificar o sustituir por funcionalidad sustancialmente equivalente, (iii) reembolso prorrateado. Condiciones: aviso de EL CLIENTE dentro de los 6 (seis) días hábiles de la Cláusula Décima Sexta IV, control de la defensa por EL PRESTADOR, cooperación razonable; exclusión de infracciones derivadas de insumos de EL CLIENTE, de modificaciones de terceros o de uso fuera de lo pactado; la indemnización queda sujeta al tope único de la Cláusula Vigésima, con las excepciones válidamente aplicables.</w:t>
      </w:r>
    </w:p>
  </w:comment>
  <w:comment w:id="74" w:initials="LSSM" w:author="LSSM" w:date="2026-09-10T12:00:00.000Z">
    <w:p>
      <w:r>
        <w:rPr>
          <w:b/>
          <w:bCs/>
          <w:sz w:val="18"/>
          <w:szCs w:val="18"/>
        </w:rPr>
        <w:t xml:space="preserve">CAMBIO DE EL PRESTADOR · Décima Sexta IV · aviso de reclamación</w:t>
      </w:r>
    </w:p>
    <w:p>
      <w:r>
        <w:rPr>
          <w:b/>
          <w:bCs/>
          <w:sz w:val="18"/>
          <w:szCs w:val="18"/>
        </w:rPr>
        <w:t xml:space="preserve"/>
      </w:r>
      <w:r>
        <w:rPr>
          <w:sz w:val="18"/>
          <w:szCs w:val="18"/>
        </w:rPr>
        <w:t xml:space="preserve">El aviso oportuno es condición de la garantía de no infracción: permite a EL PRESTADOR tomar el control de la defensa cuando todavía es útil. Se alinea con la ventana de 6 (seis) días hábiles que el Contrato usa de forma general.</w:t>
      </w:r>
    </w:p>
  </w:comment>
  <w:comment w:id="75" w:initials="LSSM" w:author="LSSM" w:date="2026-09-10T12:00:00.000Z">
    <w:p>
      <w:r>
        <w:rPr>
          <w:b/>
          <w:bCs/>
          <w:sz w:val="18"/>
          <w:szCs w:val="18"/>
        </w:rPr>
        <w:t xml:space="preserve">CAMBIO DE EL PRESTADOR · Décima Séptima I · confidencialidad</w:t>
      </w:r>
    </w:p>
    <w:p>
      <w:r>
        <w:rPr>
          <w:b/>
          <w:bCs/>
          <w:sz w:val="18"/>
          <w:szCs w:val="18"/>
        </w:rPr>
        <w:t xml:space="preserve"/>
      </w:r>
      <w:r>
        <w:rPr>
          <w:sz w:val="18"/>
          <w:szCs w:val="18"/>
        </w:rPr>
        <w:t xml:space="preserve">Se hace explícito que las metodologías, prompts, arquitecturas y Componentes Preexistentes de EL PRESTADOR son información confidencial, en congruencia con la Décima Sexta II.</w:t>
      </w:r>
    </w:p>
  </w:comment>
  <w:comment w:id="76" w:initials="LSSM" w:author="LSSM" w:date="2026-09-10T12:00:00.000Z">
    <w:p>
      <w:r>
        <w:rPr>
          <w:b/>
          <w:bCs/>
          <w:sz w:val="18"/>
          <w:szCs w:val="18"/>
        </w:rPr>
        <w:t xml:space="preserve">ACEPTADO CON CONDICIÓN · Décima Séptima II · régimen de datos personales</w:t>
      </w:r>
    </w:p>
    <w:p>
      <w:r>
        <w:rPr>
          <w:b/>
          <w:bCs/>
          <w:sz w:val="18"/>
          <w:szCs w:val="18"/>
        </w:rPr>
        <w:t xml:space="preserve">Cambio de EL CLIENTE: </w:t>
      </w:r>
      <w:r>
        <w:rPr>
          <w:sz w:val="18"/>
          <w:szCs w:val="18"/>
        </w:rPr>
        <w:t xml:space="preserve">Bloque estándar de EL CLIENTE: medidas de seguridad; «ha obtenido y obtendrá los Datos Personales de manera lícita»; uso exclusivo para el Contrato; supresión o devolución.</w:t>
      </w:r>
    </w:p>
    <w:p>
      <w:r>
        <w:rPr>
          <w:b/>
          <w:bCs/>
          <w:sz w:val="18"/>
          <w:szCs w:val="18"/>
        </w:rPr>
        <w:t xml:space="preserve">Posición de EL PRESTADOR: </w:t>
      </w:r>
      <w:r>
        <w:rPr>
          <w:sz w:val="18"/>
          <w:szCs w:val="18"/>
        </w:rPr>
        <w:t xml:space="preserve">Se acepta reestructurado en cinco apartados y con la ley vigente (LFPDPPP publicada en el DOF el 20 de marzo de 2025): EL CLIENTE es responsable del tratamiento y EL PRESTADOR persona encargada, que trata los datos sólo por instrucciones de EL CLIENTE; EL CLIENTE garantiza los avisos de privacidad y el consentimiento, porque un encargado no «obtiene» datos sino que los trata por cuenta del responsable.</w:t>
      </w:r>
    </w:p>
  </w:comment>
  <w:comment w:id="77" w:initials="LSSM" w:author="LSSM" w:date="2026-09-10T12:00:00.000Z">
    <w:p>
      <w:r>
        <w:rPr>
          <w:b/>
          <w:bCs/>
          <w:sz w:val="18"/>
          <w:szCs w:val="18"/>
        </w:rPr>
        <w:t xml:space="preserve">ACEPTADO CON CONDICIÓN · Décima Séptima III · aviso de vulneraciones</w:t>
      </w:r>
    </w:p>
    <w:p>
      <w:r>
        <w:rPr>
          <w:b/>
          <w:bCs/>
          <w:sz w:val="18"/>
          <w:szCs w:val="18"/>
        </w:rPr>
        <w:t xml:space="preserve">Cambio de EL CLIENTE: </w:t>
      </w:r>
      <w:r>
        <w:rPr>
          <w:sz w:val="18"/>
          <w:szCs w:val="18"/>
        </w:rPr>
        <w:t xml:space="preserve">Aviso «de inmediato» de cualquier vulneración de las medidas de seguridad.</w:t>
      </w:r>
    </w:p>
    <w:p>
      <w:r>
        <w:rPr>
          <w:b/>
          <w:bCs/>
          <w:sz w:val="18"/>
          <w:szCs w:val="18"/>
        </w:rPr>
        <w:t xml:space="preserve">Posición de EL PRESTADOR: </w:t>
      </w:r>
      <w:r>
        <w:rPr>
          <w:sz w:val="18"/>
          <w:szCs w:val="18"/>
        </w:rPr>
        <w:t xml:space="preserve">Se unifica con la Décima Octava IV: «sin dilación indebida y a más tardar en 72 horas», con la magnitud de la exposición, los datos comprometidos y las acciones emprendidas.</w:t>
      </w:r>
    </w:p>
  </w:comment>
  <w:comment w:id="78" w:initials="LSSM" w:author="LSSM" w:date="2026-09-10T12:00:00.000Z">
    <w:p>
      <w:r>
        <w:rPr>
          <w:b/>
          <w:bCs/>
          <w:sz w:val="18"/>
          <w:szCs w:val="18"/>
        </w:rPr>
        <w:t xml:space="preserve">ACEPTADO CON CONDICIÓN · Décima Séptima V · indemnización por datos</w:t>
      </w:r>
    </w:p>
    <w:p>
      <w:r>
        <w:rPr>
          <w:b/>
          <w:bCs/>
          <w:sz w:val="18"/>
          <w:szCs w:val="18"/>
        </w:rPr>
        <w:t xml:space="preserve">Cambio de EL CLIENTE: </w:t>
      </w:r>
      <w:r>
        <w:rPr>
          <w:sz w:val="18"/>
          <w:szCs w:val="18"/>
        </w:rPr>
        <w:t xml:space="preserve">Indemnización por violaciones al aviso de privacidad y a la ley, incluidas las atribuibles a asesores, accionistas, funcionarios y empleados.</w:t>
      </w:r>
    </w:p>
    <w:p>
      <w:r>
        <w:rPr>
          <w:b/>
          <w:bCs/>
          <w:sz w:val="18"/>
          <w:szCs w:val="18"/>
        </w:rPr>
        <w:t xml:space="preserve">Posición de EL PRESTADOR: </w:t>
      </w:r>
      <w:r>
        <w:rPr>
          <w:sz w:val="18"/>
          <w:szCs w:val="18"/>
        </w:rPr>
        <w:t xml:space="preserve">Se acepta, limitada a lo imputable a EL PRESTADOR, su personal o subcontratistas, y sujeta al tope único de la Cláusula Vigésima, con las excepciones válidamente aplicables. Se conserva la extensión de las obligaciones a asesores, subcontratistas, socios, funcionarios y empleados de cada Parte.</w:t>
      </w:r>
    </w:p>
  </w:comment>
  <w:comment w:id="79" w:initials="LSSM" w:author="LSSM" w:date="2026-09-10T12:00:00.000Z">
    <w:p>
      <w:r>
        <w:rPr>
          <w:b/>
          <w:bCs/>
          <w:sz w:val="18"/>
          <w:szCs w:val="18"/>
        </w:rPr>
        <w:t xml:space="preserve">ACEPTADO · Décima Octava I · alcance</w:t>
      </w:r>
    </w:p>
    <w:p>
      <w:r>
        <w:rPr>
          <w:b/>
          <w:bCs/>
          <w:sz w:val="18"/>
          <w:szCs w:val="18"/>
        </w:rPr>
        <w:t xml:space="preserve">Cambio de EL CLIENTE: </w:t>
      </w:r>
      <w:r>
        <w:rPr>
          <w:sz w:val="18"/>
          <w:szCs w:val="18"/>
        </w:rPr>
        <w:t xml:space="preserve">Amplía el alcance a los datos de asesores y personal de EL CLIENTE y a los alojados en plataformas de terceros.</w:t>
      </w:r>
    </w:p>
    <w:p>
      <w:r>
        <w:rPr>
          <w:b/>
          <w:bCs/>
          <w:sz w:val="18"/>
          <w:szCs w:val="18"/>
        </w:rPr>
        <w:t xml:space="preserve">Posición de EL PRESTADOR: </w:t>
      </w:r>
      <w:r>
        <w:rPr>
          <w:sz w:val="18"/>
          <w:szCs w:val="18"/>
        </w:rPr>
        <w:t xml:space="preserve">Se acepta.</w:t>
      </w:r>
    </w:p>
  </w:comment>
  <w:comment w:id="80" w:initials="LSSM" w:author="LSSM" w:date="2026-09-10T12:00:00.000Z">
    <w:p>
      <w:r>
        <w:rPr>
          <w:b/>
          <w:bCs/>
          <w:sz w:val="18"/>
          <w:szCs w:val="18"/>
        </w:rPr>
        <w:t xml:space="preserve">ACEPTADO CON CONDICIÓN · Décima Octava II · evidencia de no retención</w:t>
      </w:r>
    </w:p>
    <w:p>
      <w:r>
        <w:rPr>
          <w:b/>
          <w:bCs/>
          <w:sz w:val="18"/>
          <w:szCs w:val="18"/>
        </w:rPr>
        <w:t xml:space="preserve">Cambio de EL CLIENTE: </w:t>
      </w:r>
      <w:r>
        <w:rPr>
          <w:sz w:val="18"/>
          <w:szCs w:val="18"/>
        </w:rPr>
        <w:t xml:space="preserve">Evidencia técnica dentro de «[●] días»; extensión del principio a las plataformas de terceros «en la medida en que lo permitan»; informar la política de retención de cada proveedor antes de activar cada canal.</w:t>
      </w:r>
    </w:p>
    <w:p>
      <w:r>
        <w:rPr>
          <w:b/>
          <w:bCs/>
          <w:sz w:val="18"/>
          <w:szCs w:val="18"/>
        </w:rPr>
        <w:t xml:space="preserve">Posición de EL PRESTADOR: </w:t>
      </w:r>
      <w:r>
        <w:rPr>
          <w:sz w:val="18"/>
          <w:szCs w:val="18"/>
        </w:rPr>
        <w:t xml:space="preserve">Se fijan 10 (diez) días hábiles; se acepta la extensión a las plataformas de terceros en la medida en que cada una lo permita y el aviso de su política de retención antes de activar cada canal. La referencia documental se corrige a «Seguridad del sistema».</w:t>
      </w:r>
    </w:p>
  </w:comment>
  <w:comment w:id="81" w:initials="LSSM" w:author="LSSM" w:date="2026-09-10T12:00:00.000Z">
    <w:p>
      <w:r>
        <w:rPr>
          <w:b/>
          <w:bCs/>
          <w:sz w:val="18"/>
          <w:szCs w:val="18"/>
        </w:rPr>
        <w:t xml:space="preserve">CAMBIO DE EL PRESTADOR · Décima Octava II y III · retención en plataformas de terceros y administración efectiva</w:t>
      </w:r>
    </w:p>
    <w:p>
      <w:r>
        <w:rPr>
          <w:b/>
          <w:bCs/>
          <w:sz w:val="18"/>
          <w:szCs w:val="18"/>
        </w:rPr>
        <w:t xml:space="preserve"/>
      </w:r>
      <w:r>
        <w:rPr>
          <w:sz w:val="18"/>
          <w:szCs w:val="18"/>
        </w:rPr>
        <w:t xml:space="preserve">EL PRESTADOR configura la retención más breve que cada plataforma permita e informa por escrito su política y las limitaciones que subsistan antes de activar el canal; la obligación de no conservar respaldos en el entorno del sitio no se extiende a sistemas de terceros que no lo permitan. Las obligaciones de configuración, control de accesos y documentación se refieren a los sistemas bajo administración efectiva de EL PRESTADOR, y EL CLIENTE mantiene las habilitaciones a su cargo.</w:t>
      </w:r>
    </w:p>
  </w:comment>
  <w:comment w:id="82" w:initials="LSSM" w:author="LSSM" w:date="2026-09-10T12:00:00.000Z">
    <w:p>
      <w:r>
        <w:rPr>
          <w:b/>
          <w:bCs/>
          <w:sz w:val="18"/>
          <w:szCs w:val="18"/>
        </w:rPr>
        <w:t xml:space="preserve">ACEPTADO CON CONDICIÓN · Décima Octava III · medidas de seguridad</w:t>
      </w:r>
    </w:p>
    <w:p>
      <w:r>
        <w:rPr>
          <w:b/>
          <w:bCs/>
          <w:sz w:val="18"/>
          <w:szCs w:val="18"/>
        </w:rPr>
        <w:t xml:space="preserve">Cambio de EL CLIENTE: </w:t>
      </w:r>
      <w:r>
        <w:rPr>
          <w:sz w:val="18"/>
          <w:szCs w:val="18"/>
        </w:rPr>
        <w:t xml:space="preserve">Cifrado en reposo; bitácora de accesos a datos personales; MFA para administradores y operadores en consola, tablero, repositorios y paneles de terceros; revisión «al menos bimestral»; evaluación previa de toda nueva plataforma con autorización expresa.</w:t>
      </w:r>
    </w:p>
    <w:p>
      <w:r>
        <w:rPr>
          <w:b/>
          <w:bCs/>
          <w:sz w:val="18"/>
          <w:szCs w:val="18"/>
        </w:rPr>
        <w:t xml:space="preserve">Posición de EL PRESTADOR: </w:t>
      </w:r>
      <w:r>
        <w:rPr>
          <w:sz w:val="18"/>
          <w:szCs w:val="18"/>
        </w:rPr>
        <w:t xml:space="preserve">Se aceptan el cifrado en reposo, la bitácora de accesos y la MFA en los sistemas administrados por EL PRESTADOR; para los usuarios de EL CLIENTE, la MFA opera mediante su proveedor de identidad (Anexo Uno, 0.4). La revisión pasa a semestral, documentada en el reporte mensual. Toda nueva plataforma se evalúa y se avisa por escrito; la autorización expresa se requiere sólo cuando no ofrezca garantías razonablemente equivalentes.</w:t>
      </w:r>
    </w:p>
  </w:comment>
  <w:comment w:id="83" w:initials="LSSM" w:author="LSSM" w:date="2026-09-10T12:00:00.000Z">
    <w:p>
      <w:r>
        <w:rPr>
          <w:b/>
          <w:bCs/>
          <w:sz w:val="18"/>
          <w:szCs w:val="18"/>
        </w:rPr>
        <w:t xml:space="preserve">ACEPTADO · Décima Octava IV · notificación en 72 horas</w:t>
      </w:r>
    </w:p>
    <w:p>
      <w:r>
        <w:rPr>
          <w:b/>
          <w:bCs/>
          <w:sz w:val="18"/>
          <w:szCs w:val="18"/>
        </w:rPr>
        <w:t xml:space="preserve">Cambio de EL CLIENTE: </w:t>
      </w:r>
      <w:r>
        <w:rPr>
          <w:sz w:val="18"/>
          <w:szCs w:val="18"/>
        </w:rPr>
        <w:t xml:space="preserve">Aviso máximo de 72 horas con acciones remediales y calendario.</w:t>
      </w:r>
    </w:p>
    <w:p>
      <w:r>
        <w:rPr>
          <w:b/>
          <w:bCs/>
          <w:sz w:val="18"/>
          <w:szCs w:val="18"/>
        </w:rPr>
        <w:t xml:space="preserve">Posición de EL PRESTADOR: </w:t>
      </w:r>
      <w:r>
        <w:rPr>
          <w:sz w:val="18"/>
          <w:szCs w:val="18"/>
        </w:rPr>
        <w:t xml:space="preserve">Se acepta; la Décima Séptima III remite a este plazo.</w:t>
      </w:r>
    </w:p>
  </w:comment>
  <w:comment w:id="84" w:initials="LSSM" w:author="LSSM" w:date="2026-09-10T12:00:00.000Z">
    <w:p>
      <w:r>
        <w:rPr>
          <w:b/>
          <w:bCs/>
          <w:sz w:val="18"/>
          <w:szCs w:val="18"/>
        </w:rPr>
        <w:t xml:space="preserve">ACEPTADO CON CONDICIÓN · Décima Octava V · derechos ARCO</w:t>
      </w:r>
    </w:p>
    <w:p>
      <w:r>
        <w:rPr>
          <w:b/>
          <w:bCs/>
          <w:sz w:val="18"/>
          <w:szCs w:val="18"/>
        </w:rPr>
        <w:t xml:space="preserve">Cambio de EL CLIENTE: </w:t>
      </w:r>
      <w:r>
        <w:rPr>
          <w:sz w:val="18"/>
          <w:szCs w:val="18"/>
        </w:rPr>
        <w:t xml:space="preserve">Apoyo ARCO sin costo, con localización, extracción, rectificación o eliminación en 3 días hábiles.</w:t>
      </w:r>
    </w:p>
    <w:p>
      <w:r>
        <w:rPr>
          <w:b/>
          <w:bCs/>
          <w:sz w:val="18"/>
          <w:szCs w:val="18"/>
        </w:rPr>
        <w:t xml:space="preserve">Posición de EL PRESTADOR: </w:t>
      </w:r>
      <w:r>
        <w:rPr>
          <w:sz w:val="18"/>
          <w:szCs w:val="18"/>
        </w:rPr>
        <w:t xml:space="preserve">Se acepta respecto de los datos que obren en sistemas bajo control de EL PRESTADOR; por el principio de minimización, EL PRESTADOR casi no conserva datos personales.</w:t>
      </w:r>
    </w:p>
  </w:comment>
  <w:comment w:id="85" w:initials="LSSM" w:author="LSSM" w:date="2026-09-10T12:00:00.000Z">
    <w:p>
      <w:r>
        <w:rPr>
          <w:b/>
          <w:bCs/>
          <w:sz w:val="18"/>
          <w:szCs w:val="18"/>
        </w:rPr>
        <w:t xml:space="preserve">CAMBIO DE EL PRESTADOR · Décima Novena · relación laboral</w:t>
      </w:r>
    </w:p>
    <w:p>
      <w:r>
        <w:rPr>
          <w:b/>
          <w:bCs/>
          <w:sz w:val="18"/>
          <w:szCs w:val="18"/>
        </w:rPr>
        <w:t xml:space="preserve"/>
      </w:r>
      <w:r>
        <w:rPr>
          <w:sz w:val="18"/>
          <w:szCs w:val="18"/>
        </w:rPr>
        <w:t xml:space="preserve">Se hace expreso que la obligación de sacar en paz y a salvo a EL CLIENTE de reclamaciones laborales queda sujeta al tope único de la Cláusula Vigésima, en congruencia con su fracción III.</w:t>
      </w:r>
    </w:p>
  </w:comment>
  <w:comment w:id="86" w:initials="LSSM" w:author="LSSM" w:date="2026-09-10T12:00:00.000Z">
    <w:p>
      <w:r>
        <w:rPr>
          <w:b/>
          <w:bCs/>
          <w:sz w:val="18"/>
          <w:szCs w:val="18"/>
        </w:rPr>
        <w:t xml:space="preserve">RECHAZADO · Vigésima · limitación de responsabilidad</w:t>
      </w:r>
    </w:p>
    <w:p>
      <w:r>
        <w:rPr>
          <w:b/>
          <w:bCs/>
          <w:sz w:val="18"/>
          <w:szCs w:val="18"/>
        </w:rPr>
        <w:t xml:space="preserve">Cambio de EL CLIENTE: </w:t>
      </w:r>
      <w:r>
        <w:rPr>
          <w:sz w:val="18"/>
          <w:szCs w:val="18"/>
        </w:rPr>
        <w:t xml:space="preserve">Sustituye la excepción de dolo, mala fe y violaciones intencionales por nueve excepciones ilimitadas: (a) dolo, mala fe, culpa grave o negligencia grave; (b) confidencialidad, «intencionales o no»; (c) datos personales, «intencionales o no»; (d) propiedad intelectual; (e) cualquier indemnización de la Décima Segunda I; (f) falta de entrega de código; (g) plataformas de terceros; (h) muerte o lesiones; (i) lo que la ley no permita limitar.</w:t>
      </w:r>
    </w:p>
    <w:p>
      <w:r>
        <w:rPr>
          <w:b/>
          <w:bCs/>
          <w:sz w:val="18"/>
          <w:szCs w:val="18"/>
        </w:rPr>
        <w:t xml:space="preserve">Posición de EL PRESTADOR: </w:t>
      </w:r>
      <w:r>
        <w:rPr>
          <w:sz w:val="18"/>
          <w:szCs w:val="18"/>
        </w:rPr>
        <w:t xml:space="preserve">Las excepciones (b), (c), (e) y (g) dejarían sin efecto práctico el límite de responsabilidad. Contrapropuesta: tope agregado y único, de una sola vez la Contraprestación efectivamente pagada en los 12 meses anteriores al hecho, sin subtopes ni montos adicionales de ninguna clase; las obligaciones de pago de EL CLIENTE quedan fuera del tope; exclusión de daños indirectos y lucro cesante (artículo 2110 del Código Civil Federal); excepciones únicas: dolo o mala fe, que deben acreditarse conforme a la ley y no se presumen por el vencimiento de un plazo, y lo que la ley no permita limitar. La falta de entrega de código pagado no produce por sí sola la pérdida del límite.</w:t>
      </w:r>
    </w:p>
  </w:comment>
  <w:comment w:id="87" w:initials="LSSM" w:author="LSSM" w:date="2026-09-10T12:00:00.000Z">
    <w:p>
      <w:r>
        <w:rPr>
          <w:b/>
          <w:bCs/>
          <w:sz w:val="18"/>
          <w:szCs w:val="18"/>
        </w:rPr>
        <w:t xml:space="preserve">CAMBIO DE EL PRESTADOR · Vigésima V · infraestructura de EL CLIENTE</w:t>
      </w:r>
    </w:p>
    <w:p>
      <w:r>
        <w:rPr>
          <w:b/>
          <w:bCs/>
          <w:sz w:val="18"/>
          <w:szCs w:val="18"/>
        </w:rPr>
        <w:t xml:space="preserve"/>
      </w:r>
      <w:r>
        <w:rPr>
          <w:sz w:val="18"/>
          <w:szCs w:val="18"/>
        </w:rPr>
        <w:t xml:space="preserve">Los Servicios corren sobre la infraestructura de hospedaje que proporciona y controla EL CLIENTE (Anexo Uno, Bloque F) y sobre las Plataformas de Terceros que EL CLIENTE contrata y paga; EL PRESTADOR no responde por su disponibilidad, capacidad, continuidad ni seguridad, que no están bajo su control.</w:t>
      </w:r>
    </w:p>
  </w:comment>
  <w:comment w:id="88" w:initials="LSSM" w:author="LSSM" w:date="2026-09-10T12:00:00.000Z">
    <w:p>
      <w:r>
        <w:rPr>
          <w:b/>
          <w:bCs/>
          <w:sz w:val="18"/>
          <w:szCs w:val="18"/>
        </w:rPr>
        <w:t xml:space="preserve">CAMBIO DE EL PRESTADOR · Vigésima I · tope general</w:t>
      </w:r>
    </w:p>
    <w:p>
      <w:r>
        <w:rPr>
          <w:b/>
          <w:bCs/>
          <w:sz w:val="18"/>
          <w:szCs w:val="18"/>
        </w:rPr>
        <w:t xml:space="preserve"/>
      </w:r>
      <w:r>
        <w:rPr>
          <w:sz w:val="18"/>
          <w:szCs w:val="18"/>
        </w:rPr>
        <w:t xml:space="preserve">El tope queda en una sola vez la Contraprestación efectivamente pagada en los 12 (doce) meses anteriores al hecho, sin ninguna rama alternativa de cálculo, y se precisa que es agregado y no se multiplica por el número de reclamaciones, hechos, proyectos, Anexos, Addenda ni Cláusulas involucradas.</w:t>
      </w:r>
    </w:p>
  </w:comment>
  <w:comment w:id="89" w:initials="LSSM" w:author="LSSM" w:date="2026-09-10T12:00:00.000Z">
    <w:p>
      <w:r>
        <w:rPr>
          <w:b/>
          <w:bCs/>
          <w:sz w:val="18"/>
          <w:szCs w:val="18"/>
        </w:rPr>
        <w:t xml:space="preserve">CAMBIO DE EL PRESTADOR · Vigésima III · tope único y universal</w:t>
      </w:r>
    </w:p>
    <w:p>
      <w:r>
        <w:rPr>
          <w:b/>
          <w:bCs/>
          <w:sz w:val="18"/>
          <w:szCs w:val="18"/>
        </w:rPr>
        <w:t xml:space="preserve"/>
      </w:r>
      <w:r>
        <w:rPr>
          <w:sz w:val="18"/>
          <w:szCs w:val="18"/>
        </w:rPr>
        <w:t xml:space="preserve">El tope se declara aplicable a la totalidad de las obligaciones de EL PRESTADOR, cualquiera que sea la Cláusula, Anexo o Addendum que las establezca y cualquiera que sea su naturaleza, sin enumeración de cláusulas, e incluye expresamente las devoluciones, restituciones y reembolsos, las penas convencionales y las obligaciones de saneamiento.</w:t>
      </w:r>
    </w:p>
  </w:comment>
  <w:comment w:id="90" w:initials="LSSM" w:author="LSSM" w:date="2026-09-10T12:00:00.000Z">
    <w:p>
      <w:r>
        <w:rPr>
          <w:b/>
          <w:bCs/>
          <w:sz w:val="18"/>
          <w:szCs w:val="18"/>
        </w:rPr>
        <w:t xml:space="preserve">CAMBIO DE EL PRESTADOR · Vigésima IV · dolo y mala fe</w:t>
      </w:r>
    </w:p>
    <w:p>
      <w:r>
        <w:rPr>
          <w:b/>
          <w:bCs/>
          <w:sz w:val="18"/>
          <w:szCs w:val="18"/>
        </w:rPr>
        <w:t xml:space="preserve"/>
      </w:r>
      <w:r>
        <w:rPr>
          <w:sz w:val="18"/>
          <w:szCs w:val="18"/>
        </w:rPr>
        <w:t xml:space="preserve">El dolo o la mala fe deben acreditarse conforme a la legislación aplicable y no se presumen por el solo vencimiento de un plazo contractual. El retraso o la falta de entrega de un entregable, del código fuente o de los repositorios, cuando sea imputable a EL PRESTADOR, es un incumplimiento sujeto a la subsanación y a las consecuencias de la Cláusula Décima Quinta, y por sí solo no hace perder el tope; los retrasos derivados de cambios, actos, omisiones, aportaciones o aprobaciones de EL CLIENTE se rigen por las disposiciones aplicables. La retención deliberada e injustificada del código o de los entregables de una exhibición pagada podrá constituir mala fe cuando se acredite; el aviso de razones o el plan de remediación no excluyen por sí mismos el dolo o la mala fe que lleguen a probarse. La excepción de dolo es irrenunciable (artículo 2106 del Código Civil Federal).</w:t>
      </w:r>
    </w:p>
  </w:comment>
  <w:comment w:id="91" w:initials="LSSM" w:author="LSSM" w:date="2026-09-10T12:00:00.000Z">
    <w:p>
      <w:r>
        <w:rPr>
          <w:b/>
          <w:bCs/>
          <w:sz w:val="18"/>
          <w:szCs w:val="18"/>
        </w:rPr>
        <w:t xml:space="preserve">CAMBIO DE EL PRESTADOR · Vigésima I y III · obligaciones de pago fuera del tope</w:t>
      </w:r>
    </w:p>
    <w:p>
      <w:r>
        <w:rPr>
          <w:b/>
          <w:bCs/>
          <w:sz w:val="18"/>
          <w:szCs w:val="18"/>
        </w:rPr>
        <w:t xml:space="preserve"/>
      </w:r>
      <w:r>
        <w:rPr>
          <w:sz w:val="18"/>
          <w:szCs w:val="18"/>
        </w:rPr>
        <w:t xml:space="preserve">El límite de responsabilidad es recíproco; se hace expreso que no reduce, extingue ni condiciona las obligaciones de pagar las contraprestaciones devengadas, el IVA, los intereses moratorios, el stand-by y los gastos que procedan, exigibles por su importe íntegro; la fracción III se ajusta en consecuencia.</w:t>
      </w:r>
    </w:p>
  </w:comment>
  <w:comment w:id="92" w:initials="LSSM" w:author="LSSM" w:date="2026-09-10T12:00:00.000Z">
    <w:p>
      <w:r>
        <w:rPr>
          <w:b/>
          <w:bCs/>
          <w:sz w:val="18"/>
          <w:szCs w:val="18"/>
        </w:rPr>
        <w:t xml:space="preserve">ACEPTADO CON CONDICIÓN · Vigésima Primera I y II · regla general y aviso</w:t>
      </w:r>
    </w:p>
    <w:p>
      <w:r>
        <w:rPr>
          <w:b/>
          <w:bCs/>
          <w:sz w:val="18"/>
          <w:szCs w:val="18"/>
        </w:rPr>
        <w:t xml:space="preserve">Cambio de EL CLIENTE: </w:t>
      </w:r>
      <w:r>
        <w:rPr>
          <w:sz w:val="18"/>
          <w:szCs w:val="18"/>
        </w:rPr>
        <w:t xml:space="preserve">Redefine la fuerza mayor; aviso en 5 días hábiles bajo pena de perder la excepción; la invocación indebida hace perder el tope de la Vigésima.</w:t>
      </w:r>
    </w:p>
    <w:p>
      <w:r>
        <w:rPr>
          <w:b/>
          <w:bCs/>
          <w:sz w:val="18"/>
          <w:szCs w:val="18"/>
        </w:rPr>
        <w:t xml:space="preserve">Posición de EL PRESTADOR: </w:t>
      </w:r>
      <w:r>
        <w:rPr>
          <w:sz w:val="18"/>
          <w:szCs w:val="18"/>
        </w:rPr>
        <w:t xml:space="preserve">Cláusula recíproca. Se acepta la definición (evento imprevisible o inevitable, ajeno al control razonable, no atribuible a culpa) y el aviso en 5 días hábiles; el aviso tardío no hace perder la excepción, sólo excusa el periodo posterior al aviso. Se suprime la pérdida del tope de responsabilidad.</w:t>
      </w:r>
    </w:p>
  </w:comment>
  <w:comment w:id="93" w:initials="LSSM" w:author="LSSM" w:date="2026-09-10T12:00:00.000Z">
    <w:p>
      <w:r>
        <w:rPr>
          <w:b/>
          <w:bCs/>
          <w:sz w:val="18"/>
          <w:szCs w:val="18"/>
        </w:rPr>
        <w:t xml:space="preserve">ACEPTADO CON CONDICIÓN · Vigésima Primera III · plataformas de terceros</w:t>
      </w:r>
    </w:p>
    <w:p>
      <w:r>
        <w:rPr>
          <w:b/>
          <w:bCs/>
          <w:sz w:val="18"/>
          <w:szCs w:val="18"/>
        </w:rPr>
        <w:t xml:space="preserve">Cambio de EL CLIENTE: </w:t>
      </w:r>
      <w:r>
        <w:rPr>
          <w:sz w:val="18"/>
          <w:szCs w:val="18"/>
        </w:rPr>
        <w:t xml:space="preserve">Sólo son fuerza mayor las interrupciones de más de 48 horas «por causas no imputables ni comprobables al PRESTADOR», los cambios de política o la discontinuación, con cuatro requisitos acumulativos (a)–(d).</w:t>
      </w:r>
    </w:p>
    <w:p>
      <w:r>
        <w:rPr>
          <w:b/>
          <w:bCs/>
          <w:sz w:val="18"/>
          <w:szCs w:val="18"/>
        </w:rPr>
        <w:t xml:space="preserve">Posición de EL PRESTADOR: </w:t>
      </w:r>
      <w:r>
        <w:rPr>
          <w:sz w:val="18"/>
          <w:szCs w:val="18"/>
        </w:rPr>
        <w:t xml:space="preserve">Se aceptan como fuerza mayor las interrupciones continuas de más de 12 (doce) horas, los cambios sustanciales de políticas y la discontinuación de funcionalidades esenciales por decisión del tercero, siempre que no deriven de configuración deficiente, falta de pago o elección manifiestamente inadecuada del proveedor, con aviso en 48 horas y plan de contingencia. Ningún proveedor garantiza a EL PRESTADOR la continuidad de Meta, Anthropic o ElevenLabs (artículo 2111 del Código Civil Federal).</w:t>
      </w:r>
    </w:p>
  </w:comment>
  <w:comment w:id="94" w:initials="LSSM" w:author="LSSM" w:date="2026-09-10T12:00:00.000Z">
    <w:p>
      <w:r>
        <w:rPr>
          <w:b/>
          <w:bCs/>
          <w:sz w:val="18"/>
          <w:szCs w:val="18"/>
        </w:rPr>
        <w:t xml:space="preserve">ACEPTADO CON CONDICIÓN · Vigésima Primera IV · plan de continuidad</w:t>
      </w:r>
    </w:p>
    <w:p>
      <w:r>
        <w:rPr>
          <w:b/>
          <w:bCs/>
          <w:sz w:val="18"/>
          <w:szCs w:val="18"/>
        </w:rPr>
        <w:t xml:space="preserve">Cambio de EL CLIENTE: </w:t>
      </w:r>
      <w:r>
        <w:rPr>
          <w:sz w:val="18"/>
          <w:szCs w:val="18"/>
        </w:rPr>
        <w:t xml:space="preserve">Plan de continuidad obligatorio: aviso de degradación, monitoreo con detección en 2 horas, escalamiento, evaluación de proveedores de respaldo; su falta es negligencia y hace perder la excepción.</w:t>
      </w:r>
    </w:p>
    <w:p>
      <w:r>
        <w:rPr>
          <w:b/>
          <w:bCs/>
          <w:sz w:val="18"/>
          <w:szCs w:val="18"/>
        </w:rPr>
        <w:t xml:space="preserve">Posición de EL PRESTADOR: </w:t>
      </w:r>
      <w:r>
        <w:rPr>
          <w:sz w:val="18"/>
          <w:szCs w:val="18"/>
        </w:rPr>
        <w:t xml:space="preserve">Se aceptan los tres componentes como obligación ordinaria sin costo (aviso automático de degradación, monitoreo 24/7 con alerta y detección en 2 horas, procedimiento de escalamiento) y se agrega un cuarto: la arquitectura de «BES» opera indistintamente con los tres Modelos de Lenguaje Autorizados, con migración entre ellos dentro de las 48 horas siguientes a que se confirme el evento. Se hace constar que la WhatsApp Business API no tiene sustituto funcional: la contingencia se limita al aviso de degradación, la derivación a canales alternos y la reanudación al restablecerse, sin pena ni crédito.</w:t>
      </w:r>
    </w:p>
  </w:comment>
  <w:comment w:id="95" w:initials="LSSM" w:author="LSSM" w:date="2026-09-10T12:00:00.000Z">
    <w:p>
      <w:r>
        <w:rPr>
          <w:b/>
          <w:bCs/>
          <w:sz w:val="18"/>
          <w:szCs w:val="18"/>
        </w:rPr>
        <w:t xml:space="preserve">ACEPTADO CON CONDICIÓN · Vigésima Primera V · efectos</w:t>
      </w:r>
    </w:p>
    <w:p>
      <w:r>
        <w:rPr>
          <w:b/>
          <w:bCs/>
          <w:sz w:val="18"/>
          <w:szCs w:val="18"/>
        </w:rPr>
        <w:t xml:space="preserve">Cambio de EL CLIENTE: </w:t>
      </w:r>
      <w:r>
        <w:rPr>
          <w:sz w:val="18"/>
          <w:szCs w:val="18"/>
        </w:rPr>
        <w:t xml:space="preserve">Si la fuerza mayor dura más de 5 días o 10 acumulados en 30, EL CLIENTE puede suspender pagos, contratar a un tercero «con cargo a EL PRESTADOR o mediante deducción», y rescindir a los 15 días; pacto de exclusividad.</w:t>
      </w:r>
    </w:p>
    <w:p>
      <w:r>
        <w:rPr>
          <w:b/>
          <w:bCs/>
          <w:sz w:val="18"/>
          <w:szCs w:val="18"/>
        </w:rPr>
        <w:t xml:space="preserve">Posición de EL PRESTADOR: </w:t>
      </w:r>
      <w:r>
        <w:rPr>
          <w:sz w:val="18"/>
          <w:szCs w:val="18"/>
        </w:rPr>
        <w:t xml:space="preserve">Se acepta la suspensión proporcional del pago de la iguala por los Servicios no prestados. Se suprimen la contratación de terceros con cargo a EL PRESTADOR, la deducción y la pérdida del tope; la terminación procede para cualquiera de las Partes si el evento supera 30 (treinta) días naturales, liquidando lo prestado conforme a la Vigésima Segunda.</w:t>
      </w:r>
    </w:p>
  </w:comment>
  <w:comment w:id="96" w:initials="LSSM" w:author="LSSM" w:date="2026-09-10T12:00:00.000Z">
    <w:p>
      <w:r>
        <w:rPr>
          <w:b/>
          <w:bCs/>
          <w:sz w:val="18"/>
          <w:szCs w:val="18"/>
        </w:rPr>
        <w:t xml:space="preserve">CAMBIO DE EL PRESTADOR · Vigésima Primera IV y V · migración de modelos y suspensión de la iguala</w:t>
      </w:r>
    </w:p>
    <w:p>
      <w:r>
        <w:rPr>
          <w:b/>
          <w:bCs/>
          <w:sz w:val="18"/>
          <w:szCs w:val="18"/>
        </w:rPr>
        <w:t xml:space="preserve"/>
      </w:r>
      <w:r>
        <w:rPr>
          <w:sz w:val="18"/>
          <w:szCs w:val="18"/>
        </w:rPr>
        <w:t xml:space="preserve">La migración sin costo comprende los trabajos de la arquitectura y las integraciones pactadas; el plazo se computa si EL CLIENTE proporcionó cuentas, credenciales y habilitaciones y el modelo de destino está disponible, y se suspende sólo durante el impedimento documentado. Las funcionalidades nuevas van al control de cambios. La suspensión proporcional de la iguala se acota a los Servicios efectivamente no prestados conforme al desglose de la Octava VI, sin alcanzar los que continúan ni lo devengado antes del evento.</w:t>
      </w:r>
    </w:p>
  </w:comment>
  <w:comment w:id="97" w:initials="LSSM" w:author="LSSM" w:date="2026-09-10T12:00:00.000Z">
    <w:p>
      <w:r>
        <w:rPr>
          <w:b/>
          <w:bCs/>
          <w:sz w:val="18"/>
          <w:szCs w:val="18"/>
        </w:rPr>
        <w:t xml:space="preserve">ACEPTADO · Vigésima Segunda · terminación de la iguala</w:t>
      </w:r>
    </w:p>
    <w:p>
      <w:r>
        <w:rPr>
          <w:b/>
          <w:bCs/>
          <w:sz w:val="18"/>
          <w:szCs w:val="18"/>
        </w:rPr>
        <w:t xml:space="preserve">Cambio de EL CLIENTE: </w:t>
      </w:r>
      <w:r>
        <w:rPr>
          <w:sz w:val="18"/>
          <w:szCs w:val="18"/>
        </w:rPr>
        <w:t xml:space="preserve">Aviso de 30 días (antes 60) «sin penalidad ni responsabilidad alguna».</w:t>
      </w:r>
    </w:p>
    <w:p>
      <w:r>
        <w:rPr>
          <w:b/>
          <w:bCs/>
          <w:sz w:val="18"/>
          <w:szCs w:val="18"/>
        </w:rPr>
        <w:t xml:space="preserve">Posición de EL PRESTADOR: </w:t>
      </w:r>
      <w:r>
        <w:rPr>
          <w:sz w:val="18"/>
          <w:szCs w:val="18"/>
        </w:rPr>
        <w:t xml:space="preserve">Se acepta, en congruencia con la Sexta I.</w:t>
      </w:r>
    </w:p>
  </w:comment>
  <w:comment w:id="98" w:initials="LSSM" w:author="LSSM" w:date="2026-09-10T12:00:00.000Z">
    <w:p>
      <w:r>
        <w:rPr>
          <w:b/>
          <w:bCs/>
          <w:sz w:val="18"/>
          <w:szCs w:val="18"/>
        </w:rPr>
        <w:t xml:space="preserve">RECHAZADO · Vigésima Segunda · terminación sin causa</w:t>
      </w:r>
    </w:p>
    <w:p>
      <w:r>
        <w:rPr>
          <w:b/>
          <w:bCs/>
          <w:sz w:val="18"/>
          <w:szCs w:val="18"/>
        </w:rPr>
        <w:t xml:space="preserve">Cambio de EL CLIENTE: </w:t>
      </w:r>
      <w:r>
        <w:rPr>
          <w:sz w:val="18"/>
          <w:szCs w:val="18"/>
        </w:rPr>
        <w:t xml:space="preserve">Suprime «EL CLIENTE cubrirá el 100 % de las piezas cuya entrega esté programada en los 15 días naturales siguientes y pagará los Servicios efectivamente prestados».</w:t>
      </w:r>
    </w:p>
    <w:p>
      <w:r>
        <w:rPr>
          <w:b/>
          <w:bCs/>
          <w:sz w:val="18"/>
          <w:szCs w:val="18"/>
        </w:rPr>
        <w:t xml:space="preserve">Posición de EL PRESTADOR: </w:t>
      </w:r>
      <w:r>
        <w:rPr>
          <w:sz w:val="18"/>
          <w:szCs w:val="18"/>
        </w:rPr>
        <w:t xml:space="preserve">Se reinstala: aviso de 30 (treinta) días naturales y pago de los Servicios prestados hasta la fecha efectiva, valuados con los hitos y valores por etapa del Anexo Dos I.4, incluidas las piezas programadas dentro de los 15 días siguientes y los compromisos no cancelables con terceros; EL PRESTADOR reembolsa lo no devengado y entrega avances y código una vez cubierto ese pago. Aplica también a los Proyectos B y C activados.</w:t>
      </w:r>
    </w:p>
  </w:comment>
  <w:comment w:id="99" w:initials="LSSM" w:author="LSSM" w:date="2026-09-10T12:00:00.000Z">
    <w:p>
      <w:r>
        <w:rPr>
          <w:b/>
          <w:bCs/>
          <w:sz w:val="18"/>
          <w:szCs w:val="18"/>
        </w:rPr>
        <w:t xml:space="preserve">CAMBIO DE EL PRESTADOR · Vigésima Tercera b) · cesión a filiales</w:t>
      </w:r>
    </w:p>
    <w:p>
      <w:r>
        <w:rPr>
          <w:b/>
          <w:bCs/>
          <w:sz w:val="18"/>
          <w:szCs w:val="18"/>
        </w:rPr>
        <w:t xml:space="preserve"/>
      </w:r>
      <w:r>
        <w:rPr>
          <w:sz w:val="18"/>
          <w:szCs w:val="18"/>
        </w:rPr>
        <w:t xml:space="preserve">La cesión a subsidiarias, filiales o sociedades bajo control común se vuelve recíproca, con aviso previo por escrito y sin liberar a la cedente.</w:t>
      </w:r>
    </w:p>
  </w:comment>
  <w:comment w:id="100" w:initials="LSSM" w:author="LSSM" w:date="2026-09-10T12:00:00.000Z">
    <w:p>
      <w:r>
        <w:rPr>
          <w:b/>
          <w:bCs/>
          <w:sz w:val="18"/>
          <w:szCs w:val="18"/>
        </w:rPr>
        <w:t xml:space="preserve">CAMBIO DE EL PRESTADOR · Vigésima Tercera d) y e) · modificaciones y prevalencia</w:t>
      </w:r>
    </w:p>
    <w:p>
      <w:r>
        <w:rPr>
          <w:b/>
          <w:bCs/>
          <w:sz w:val="18"/>
          <w:szCs w:val="18"/>
        </w:rPr>
        <w:t xml:space="preserve"/>
      </w:r>
      <w:r>
        <w:rPr>
          <w:sz w:val="18"/>
          <w:szCs w:val="18"/>
        </w:rPr>
        <w:t xml:space="preserve">Las autorizaciones de horas, órdenes de trabajo y ajustes operativos que el Contrato permite aprobar por escrito se tramitan por esa vía sin alterar las demás condiciones; un Addendum o convenio posterior sólo modifica el cuerpo del Contrato cuando identifica expresamente la disposición sustituida y la modificación y lo firman ambas Partes. La prevalencia del cuerpo sobre Anexos y Addenda admite únicamente esa modificación expresa posterior.</w:t>
      </w:r>
    </w:p>
  </w:comment>
  <w:comment w:id="101" w:initials="LSSM" w:author="LSSM" w:date="2026-09-10T12:00:00.000Z">
    <w:p>
      <w:r>
        <w:rPr>
          <w:b/>
          <w:bCs/>
          <w:sz w:val="18"/>
          <w:szCs w:val="18"/>
        </w:rPr>
        <w:t xml:space="preserve">RECHAZADO · Vigésima Tercera g) · no captación de personal</w:t>
      </w:r>
    </w:p>
    <w:p>
      <w:r>
        <w:rPr>
          <w:b/>
          <w:bCs/>
          <w:sz w:val="18"/>
          <w:szCs w:val="18"/>
        </w:rPr>
        <w:t xml:space="preserve">Cambio de EL CLIENTE: </w:t>
      </w:r>
      <w:r>
        <w:rPr>
          <w:sz w:val="18"/>
          <w:szCs w:val="18"/>
        </w:rPr>
        <w:t xml:space="preserve">Suprime la no captación de personal por 12 meses.</w:t>
      </w:r>
    </w:p>
    <w:p>
      <w:r>
        <w:rPr>
          <w:b/>
          <w:bCs/>
          <w:sz w:val="18"/>
          <w:szCs w:val="18"/>
        </w:rPr>
        <w:t xml:space="preserve">Posición de EL PRESTADOR: </w:t>
      </w:r>
      <w:r>
        <w:rPr>
          <w:sz w:val="18"/>
          <w:szCs w:val="18"/>
        </w:rPr>
        <w:t xml:space="preserve">Se restaura con carácter recíproco por 12 (doce) meses: protege al equipo que conoce el sistema, en ambas direcciones.</w:t>
      </w:r>
    </w:p>
  </w:comment>
  <w:comment w:id="102" w:initials="LSSM" w:author="LSSM" w:date="2026-09-10T12:00:00.000Z">
    <w:p>
      <w:r>
        <w:rPr>
          <w:b/>
          <w:bCs/>
          <w:sz w:val="18"/>
          <w:szCs w:val="18"/>
        </w:rPr>
        <w:t xml:space="preserve">CAMBIO DE EL PRESTADOR · Vigésima Tercera h), i) y j)</w:t>
      </w:r>
    </w:p>
    <w:p>
      <w:r>
        <w:rPr>
          <w:b/>
          <w:bCs/>
          <w:sz w:val="18"/>
          <w:szCs w:val="18"/>
        </w:rPr>
        <w:t xml:space="preserve"/>
      </w:r>
      <w:r>
        <w:rPr>
          <w:sz w:val="18"/>
          <w:szCs w:val="18"/>
        </w:rPr>
        <w:t xml:space="preserve">Ninguna de las tres constaba en el borrador de EL CLIENTE. La divisibilidad impide que la invalidez de una disposición arrastre a las demás y preserva el tope al monto máximo válido; la no renuncia evita que la tolerancia de un incumplimiento se interprete como renuncia a exigirlo después; los ejemplares y la firma electrónica permiten suscribir sin reunión física. Las tres son recíprocas.</w:t>
      </w:r>
    </w:p>
  </w:comment>
  <w:comment w:id="103" w:initials="LSSM" w:author="LSSM" w:date="2026-09-10T12:00:00.000Z">
    <w:p>
      <w:r>
        <w:rPr>
          <w:b/>
          <w:bCs/>
          <w:sz w:val="18"/>
          <w:szCs w:val="18"/>
        </w:rPr>
        <w:t xml:space="preserve">ACEPTADO CON CONDICIÓN · Vigésima Cuarta · notificaciones</w:t>
      </w:r>
    </w:p>
    <w:p>
      <w:r>
        <w:rPr>
          <w:b/>
          <w:bCs/>
          <w:sz w:val="18"/>
          <w:szCs w:val="18"/>
        </w:rPr>
        <w:t xml:space="preserve">Cambio de EL CLIENTE: </w:t>
      </w:r>
      <w:r>
        <w:rPr>
          <w:sz w:val="18"/>
          <w:szCs w:val="18"/>
        </w:rPr>
        <w:t xml:space="preserve">Notificaciones sólo personales o por mensajería con acuse; cambio de domicilio con 5 días naturales de aviso.</w:t>
      </w:r>
    </w:p>
    <w:p>
      <w:r>
        <w:rPr>
          <w:b/>
          <w:bCs/>
          <w:sz w:val="18"/>
          <w:szCs w:val="18"/>
        </w:rPr>
        <w:t xml:space="preserve">Posición de EL PRESTADOR: </w:t>
      </w:r>
      <w:r>
        <w:rPr>
          <w:sz w:val="18"/>
          <w:szCs w:val="18"/>
        </w:rPr>
        <w:t xml:space="preserve">Se aceptan los domicilios y la regla de cambio de domicilio, con 10 (diez) días naturales de aviso. Los avisos operativos (aprobaciones, observaciones, incidencias, cura, cambios y reportes) se realizan por correo electrónico al Project Owner y al correo del proyecto, porque el Contrato prevé plazos de 24, 48 y 72 horas que por mensajería serían inoperantes; su recepción se acredita por confirmación expresa o por constancia electrónica de entrega al servidor de destino, de modo que la falta de confirmación manual no bloquee la aceptación tácita. La fuerza mayor puede notificarse por correo con recepción acreditada; rescisión, terminación y modificación conservan los medios formales.</w:t>
      </w:r>
    </w:p>
  </w:comment>
  <w:comment w:id="104" w:initials="LSSM" w:author="LSSM" w:date="2026-09-10T12:00:00.000Z">
    <w:p>
      <w:r>
        <w:rPr>
          <w:b/>
          <w:bCs/>
          <w:sz w:val="18"/>
          <w:szCs w:val="18"/>
        </w:rPr>
        <w:t xml:space="preserve">CAMBIO DE EL PRESTADOR · Vigésima Cuarta · recepción acreditada de los avisos</w:t>
      </w:r>
    </w:p>
    <w:p>
      <w:r>
        <w:rPr>
          <w:b/>
          <w:bCs/>
          <w:sz w:val="18"/>
          <w:szCs w:val="18"/>
        </w:rPr>
        <w:t xml:space="preserve"/>
      </w:r>
      <w:r>
        <w:rPr>
          <w:sz w:val="18"/>
          <w:szCs w:val="18"/>
        </w:rPr>
        <w:t xml:space="preserve">La recepción de los avisos operativos se acredita por confirmación expresa o por constancia electrónica de entrega al servidor de destino; los avisos surten efectos el día hábil de su recepción acreditada, los 6 (seis) días hábiles de revisión se cuentan desde el día hábil siguiente, la fuerza mayor puede avisarse por correo con recepción acreditada, y el correo no sustituye el convenio modificatorio cuando éste sea exigible.</w:t>
      </w:r>
    </w:p>
  </w:comment>
  <w:comment w:id="105" w:initials="LSSM" w:author="LSSM" w:date="2026-09-10T12:00:00.000Z">
    <w:p>
      <w:r>
        <w:rPr>
          <w:b/>
          <w:bCs/>
          <w:sz w:val="18"/>
          <w:szCs w:val="18"/>
        </w:rPr>
        <w:t xml:space="preserve">SIN CAMBIO DE TEXTO · Anexo Uno · requerimientos detallados</w:t>
      </w:r>
    </w:p>
    <w:p>
      <w:r>
        <w:rPr>
          <w:b/>
          <w:bCs/>
          <w:sz w:val="18"/>
          <w:szCs w:val="18"/>
        </w:rPr>
        <w:t xml:space="preserve">Cambio de EL CLIENTE: </w:t>
      </w:r>
      <w:r>
        <w:rPr>
          <w:sz w:val="18"/>
          <w:szCs w:val="18"/>
        </w:rPr>
        <w:t xml:space="preserve">Pide compartir y detallar los requerimientos (C38, C39, C769, C770) y confirma las aportaciones (C449–C451).</w:t>
      </w:r>
    </w:p>
    <w:p>
      <w:r>
        <w:rPr>
          <w:b/>
          <w:bCs/>
          <w:sz w:val="18"/>
          <w:szCs w:val="18"/>
        </w:rPr>
        <w:t xml:space="preserve">Posición de EL PRESTADOR: </w:t>
      </w:r>
      <w:r>
        <w:rPr>
          <w:sz w:val="18"/>
          <w:szCs w:val="18"/>
        </w:rPr>
        <w:t xml:space="preserve">Sin cambio de texto. Se entrega por separado el listado de requerimientos del procedimiento del Bloque A y las cédulas de aportaciones; el Anexo Uno no se amplía. Los cambios marcados sin nota en este Anexo son precisiones ya incorporadas con anterioridad (sincronización diaria a las 06:00, llave de conciliación, número de membresía y teléfono, dato de cancelación, especificación del servidor en F.6 y exclusión de la consulta de socios en D.1).</w:t>
      </w:r>
    </w:p>
    <w:p>
      <w:r>
        <w:rPr>
          <w:color w:val="4A5563"/>
          <w:sz w:val="16"/>
          <w:szCs w:val="16"/>
        </w:rPr>
        <w:t xml:space="preserve">Comentarios del borrador: C38, C39, C769, C770</w:t>
      </w:r>
    </w:p>
  </w:comment>
  <w:comment w:id="106" w:initials="LSSM" w:author="LSSM" w:date="2026-09-10T12:00:00.000Z">
    <w:p>
      <w:r>
        <w:rPr>
          <w:b/>
          <w:bCs/>
          <w:sz w:val="18"/>
          <w:szCs w:val="18"/>
        </w:rPr>
        <w:t xml:space="preserve">CAMBIO DE EL PRESTADOR · Anexo Uno y Décima Primera · integración con el API y control de cambios</w:t>
      </w:r>
    </w:p>
    <w:p>
      <w:r>
        <w:rPr>
          <w:b/>
          <w:bCs/>
          <w:sz w:val="18"/>
          <w:szCs w:val="18"/>
        </w:rPr>
        <w:t xml:space="preserve"/>
      </w:r>
      <w:r>
        <w:rPr>
          <w:sz w:val="18"/>
          <w:szCs w:val="18"/>
        </w:rPr>
        <w:t xml:space="preserve">Lo que se identifique fuera del alcance pasa por la Cláusula Décima antes de ejecutarse; la aceptación de tecnologías «o similares» no obliga a desarrollar nuevas funcionalidades ni a suplir datos o servicios que el API de EL CLIENTE no permita obtener. La obligación de adaptarse a la infraestructura de EL CLIENTE se acota al alcance pactado y al procedimiento de definición del Anexo Uno.</w:t>
      </w:r>
    </w:p>
  </w:comment>
  <w:comment w:id="107" w:initials="LSSM" w:author="LSSM" w:date="2026-09-10T12:00:00.000Z">
    <w:p>
      <w:r>
        <w:rPr>
          <w:b/>
          <w:bCs/>
          <w:sz w:val="18"/>
          <w:szCs w:val="18"/>
        </w:rPr>
        <w:t xml:space="preserve">ACEPTADO CON CONDICIÓN · Anexo Uno E.10 · médico designado</w:t>
      </w:r>
    </w:p>
    <w:p>
      <w:r>
        <w:rPr>
          <w:b/>
          <w:bCs/>
          <w:sz w:val="18"/>
          <w:szCs w:val="18"/>
        </w:rPr>
        <w:t xml:space="preserve">Cambio de EL CLIENTE: </w:t>
      </w:r>
      <w:r>
        <w:rPr>
          <w:sz w:val="18"/>
          <w:szCs w:val="18"/>
        </w:rPr>
        <w:t xml:space="preserve">Suprime en el Anexo Dos I.2 la coordinación con el médico designado para la firma del hub «Bajar de Peso».</w:t>
      </w:r>
    </w:p>
    <w:p>
      <w:r>
        <w:rPr>
          <w:b/>
          <w:bCs/>
          <w:sz w:val="18"/>
          <w:szCs w:val="18"/>
        </w:rPr>
        <w:t xml:space="preserve">Posición de EL PRESTADOR: </w:t>
      </w:r>
      <w:r>
        <w:rPr>
          <w:sz w:val="18"/>
          <w:szCs w:val="18"/>
        </w:rPr>
        <w:t xml:space="preserve">La revisión médica es indispensable para publicar un hub de salud (estándar YMYL), pero corresponde a EL CLIENTE designar al médico. Se traslada al Anexo Uno como aportación E.10; su ausencia no impide la aprobación final: la publicación del hub se difiere hasta contar con la revisión y firma del médico designado, sin afectar los KPIs ni la aprobación y el pago de los demás entregables. El descargo médico general no sustituye la revisión.</w:t>
      </w:r>
    </w:p>
  </w:comment>
  <w:comment w:id="108" w:initials="LSSM" w:author="LSSM" w:date="2026-09-10T12:00:00.000Z">
    <w:p>
      <w:r>
        <w:rPr>
          <w:b/>
          <w:bCs/>
          <w:sz w:val="18"/>
          <w:szCs w:val="18"/>
        </w:rPr>
        <w:t xml:space="preserve">CAMBIO DE EL PRESTADOR · Anexo Uno E.10 · revisión médica del hub</w:t>
      </w:r>
    </w:p>
    <w:p>
      <w:r>
        <w:rPr>
          <w:b/>
          <w:bCs/>
          <w:sz w:val="18"/>
          <w:szCs w:val="18"/>
        </w:rPr>
        <w:t xml:space="preserve"/>
      </w:r>
      <w:r>
        <w:rPr>
          <w:sz w:val="18"/>
          <w:szCs w:val="18"/>
        </w:rPr>
        <w:t xml:space="preserve">Publicar contenido de salud sin revisión médica con un descargo general es riesgo para ambas Partes. La ausencia del médico designado no impide la aprobación final ni el pago de los demás entregables, pero la publicación del hub se difiere hasta la revisión y firma pactadas; el descargo médico no las sustituye.</w:t>
      </w:r>
    </w:p>
  </w:comment>
  <w:comment w:id="109" w:initials="LSSM" w:author="LSSM" w:date="2026-09-10T12:00:00.000Z">
    <w:p>
      <w:r>
        <w:rPr>
          <w:b/>
          <w:bCs/>
          <w:sz w:val="18"/>
          <w:szCs w:val="18"/>
        </w:rPr>
        <w:t xml:space="preserve">CAMBIO DE EL PRESTADOR · Anexo Uno · fechas límite en la cédula de control</w:t>
      </w:r>
    </w:p>
    <w:p>
      <w:r>
        <w:rPr>
          <w:b/>
          <w:bCs/>
          <w:sz w:val="18"/>
          <w:szCs w:val="18"/>
        </w:rPr>
        <w:t xml:space="preserve"/>
      </w:r>
      <w:r>
        <w:rPr>
          <w:sz w:val="18"/>
          <w:szCs w:val="18"/>
        </w:rPr>
        <w:t xml:space="preserve">El stand-by se computa desde el vencimiento de la fecha límite de cada requerimiento. Las fechas expresas del Anexo prevalecen, las demás se precisan en la cédula antes de la actividad que dependa de la entrega, y la cédula no amplía el listado de aportaciones ni el alcance.</w:t>
      </w:r>
    </w:p>
  </w:comment>
  <w:comment w:id="110" w:initials="LSSM" w:author="LSSM" w:date="2026-09-10T12:00:00.000Z">
    <w:p>
      <w:r>
        <w:rPr>
          <w:b/>
          <w:bCs/>
          <w:sz w:val="18"/>
          <w:szCs w:val="18"/>
        </w:rPr>
        <w:t xml:space="preserve">CAMBIO DE EL PRESTADOR · Anexo Uno C.772 · clubes nuevos</w:t>
      </w:r>
    </w:p>
    <w:p>
      <w:r>
        <w:rPr>
          <w:b/>
          <w:bCs/>
          <w:sz w:val="18"/>
          <w:szCs w:val="18"/>
        </w:rPr>
        <w:t xml:space="preserve">Cambio de EL CLIENTE: </w:t>
      </w:r>
      <w:r>
        <w:rPr>
          <w:sz w:val="18"/>
          <w:szCs w:val="18"/>
        </w:rPr>
        <w:t xml:space="preserve">Pregunta qué ocurre si se abren nuevos clubes; responde que «se deberá desarrollar una nueva página con las mismas características» (C771, C772).</w:t>
      </w:r>
    </w:p>
    <w:p>
      <w:r>
        <w:rPr>
          <w:b/>
          <w:bCs/>
          <w:sz w:val="18"/>
          <w:szCs w:val="18"/>
        </w:rPr>
        <w:t xml:space="preserve">Posición de EL PRESTADOR: </w:t>
      </w:r>
      <w:r>
        <w:rPr>
          <w:sz w:val="18"/>
          <w:szCs w:val="18"/>
        </w:rPr>
        <w:t xml:space="preserve">Se incorpora en el Anexo Dos I.1 la regla de «Clubes adicionales»: cada club nuevo se desarrolla con las mismas características —contenido único, schema, coordenadas, sincronización con el CRM y alta y optimización de su ficha de Google Business Profile— mediante orden de trabajo aprobada por escrito, sin convenio modificatorio. Se cotiza en horas: EL PRESTADOR entrega la estimación y el alcance antes de iniciar, las horas se aplican primero contra la bolsa de mejora disponible en el mes y el excedente se factura a USD 75.00 por hora previa aprobación por escrito. La bolsa no es acumulable de un mes a otro, por lo que sólo se aplica la del mes de ejecución. El plazo se fija en la orden de trabajo conforme a la estimación de horas.</w:t>
      </w:r>
    </w:p>
    <w:p>
      <w:r>
        <w:rPr>
          <w:color w:val="4A5563"/>
          <w:sz w:val="16"/>
          <w:szCs w:val="16"/>
        </w:rPr>
        <w:t xml:space="preserve">Comentarios del borrador: C771, C772</w:t>
      </w:r>
    </w:p>
  </w:comment>
  <w:comment w:id="111" w:initials="LSSM" w:author="LSSM" w:date="2026-09-10T12:00:00.000Z">
    <w:p>
      <w:r>
        <w:rPr>
          <w:b/>
          <w:bCs/>
          <w:sz w:val="18"/>
          <w:szCs w:val="18"/>
        </w:rPr>
        <w:t xml:space="preserve">RECHAZADO · Anexo Dos I.2 · GSC/GA4 y reporte semanal</w:t>
      </w:r>
    </w:p>
    <w:p>
      <w:r>
        <w:rPr>
          <w:b/>
          <w:bCs/>
          <w:sz w:val="18"/>
          <w:szCs w:val="18"/>
        </w:rPr>
        <w:t xml:space="preserve">Cambio de EL CLIENTE: </w:t>
      </w:r>
      <w:r>
        <w:rPr>
          <w:sz w:val="18"/>
          <w:szCs w:val="18"/>
        </w:rPr>
        <w:t xml:space="preserve">Suprime (1 de septiembre) la configuración de Google Search Console y GA4 y el reporte ejecutivo semanal.</w:t>
      </w:r>
    </w:p>
    <w:p>
      <w:r>
        <w:rPr>
          <w:b/>
          <w:bCs/>
          <w:sz w:val="18"/>
          <w:szCs w:val="18"/>
        </w:rPr>
        <w:t xml:space="preserve">Posición de EL PRESTADOR: </w:t>
      </w:r>
      <w:r>
        <w:rPr>
          <w:sz w:val="18"/>
          <w:szCs w:val="18"/>
        </w:rPr>
        <w:t xml:space="preserve">Se conservan: la configuración de GSC y GA4 es indispensable para medir los KPIs de la Sección IV y alimentar el funnel del Contrato, y el reporte semanal es la evidencia de avance de EL PRESTADOR. La coordinación con el médico remite al Anexo Uno, E.10.</w:t>
      </w:r>
    </w:p>
  </w:comment>
  <w:comment w:id="112" w:initials="LSSM" w:author="LSSM" w:date="2026-09-10T12:00:00.000Z">
    <w:p>
      <w:r>
        <w:rPr>
          <w:b/>
          <w:bCs/>
          <w:sz w:val="18"/>
          <w:szCs w:val="18"/>
        </w:rPr>
        <w:t xml:space="preserve">CAMBIO DE EL PRESTADOR · Anexo Dos I.4 · plazo de respuesta de las aprobaciones</w:t>
      </w:r>
    </w:p>
    <w:p>
      <w:r>
        <w:rPr>
          <w:b/>
          <w:bCs/>
          <w:sz w:val="18"/>
          <w:szCs w:val="18"/>
        </w:rPr>
        <w:t xml:space="preserve"/>
      </w:r>
      <w:r>
        <w:rPr>
          <w:sz w:val="18"/>
          <w:szCs w:val="18"/>
        </w:rPr>
        <w:t xml:space="preserve">El plazo de respuesta de las cuatro aprobaciones queda en 6 (seis) días hábiles, el mismo de la Cláusula Décima, de modo que exista una sola ventana de revisión en todo el Contrato, contada desde la recepción acreditada de cada entrega, al término de la cual opera la aceptación tácita. La demora en aprobar no causa stand-by; ese cargo sólo procede por las aportaciones del Anexo Uno en los términos de la Cláusula Décima Quinta.</w:t>
      </w:r>
    </w:p>
  </w:comment>
  <w:comment w:id="113" w:initials="LSSM" w:author="LSSM" w:date="2026-09-10T12:00:00.000Z">
    <w:p>
      <w:r>
        <w:rPr>
          <w:b/>
          <w:bCs/>
          <w:sz w:val="18"/>
          <w:szCs w:val="18"/>
        </w:rPr>
        <w:t xml:space="preserve">RECHAZADO · Anexo Dos I.4 · columna «Valor de etapa»</w:t>
      </w:r>
    </w:p>
    <w:p>
      <w:r>
        <w:rPr>
          <w:b/>
          <w:bCs/>
          <w:sz w:val="18"/>
          <w:szCs w:val="18"/>
        </w:rPr>
        <w:t xml:space="preserve">Cambio de EL CLIENTE: </w:t>
      </w:r>
      <w:r>
        <w:rPr>
          <w:sz w:val="18"/>
          <w:szCs w:val="18"/>
        </w:rPr>
        <w:t xml:space="preserve">Elimina la columna «Valor de etapa» y pregunta qué condiciones de pago prevalecen (C792).</w:t>
      </w:r>
    </w:p>
    <w:p>
      <w:r>
        <w:rPr>
          <w:b/>
          <w:bCs/>
          <w:sz w:val="18"/>
          <w:szCs w:val="18"/>
        </w:rPr>
        <w:t xml:space="preserve">Posición de EL PRESTADOR: </w:t>
      </w:r>
      <w:r>
        <w:rPr>
          <w:sz w:val="18"/>
          <w:szCs w:val="18"/>
        </w:rPr>
        <w:t xml:space="preserve">Se restaura la columna y se precisa que los valores de etapa no son condiciones de pago: sirven para valuar los entregables en los supuestos de las Cláusulas Décima y Vigésima Segunda; las condiciones de pago son las de la Novena.</w:t>
      </w:r>
    </w:p>
    <w:p>
      <w:r>
        <w:rPr>
          <w:color w:val="4A5563"/>
          <w:sz w:val="16"/>
          <w:szCs w:val="16"/>
        </w:rPr>
        <w:t xml:space="preserve">Comentarios del borrador: C792</w:t>
      </w:r>
    </w:p>
  </w:comment>
  <w:comment w:id="114" w:initials="LSSM" w:author="LSSM" w:date="2026-09-10T12:00:00.000Z">
    <w:p>
      <w:r>
        <w:rPr>
          <w:b/>
          <w:bCs/>
          <w:sz w:val="18"/>
          <w:szCs w:val="18"/>
        </w:rPr>
        <w:t xml:space="preserve">CAMBIO DE EL PRESTADOR · Anexo Dos I.4 · aprobaciones</w:t>
      </w:r>
    </w:p>
    <w:p>
      <w:r>
        <w:rPr>
          <w:b/>
          <w:bCs/>
          <w:sz w:val="18"/>
          <w:szCs w:val="18"/>
        </w:rPr>
        <w:t xml:space="preserve"/>
      </w:r>
      <w:r>
        <w:rPr>
          <w:sz w:val="18"/>
          <w:szCs w:val="18"/>
        </w:rPr>
        <w:t xml:space="preserve">Se hace expreso que la demora en resolver estas aprobaciones no causa cargo de stand-by: su efecto es la aceptación tácita y la extensión de plazos día por día, en congruencia con la Cláusula Décima Quinta.</w:t>
      </w:r>
    </w:p>
  </w:comment>
  <w:comment w:id="115" w:initials="LSSM" w:author="LSSM" w:date="2026-09-10T12:00:00.000Z">
    <w:p>
      <w:r>
        <w:rPr>
          <w:b/>
          <w:bCs/>
          <w:sz w:val="18"/>
          <w:szCs w:val="18"/>
        </w:rPr>
        <w:t xml:space="preserve">CAMBIO DE EL PRESTADOR · Tercera I, Octava III, Anexo Dos I.4 y II · consistencia del cronograma</w:t>
      </w:r>
    </w:p>
    <w:p>
      <w:r>
        <w:rPr>
          <w:b/>
          <w:bCs/>
          <w:sz w:val="18"/>
          <w:szCs w:val="18"/>
        </w:rPr>
        <w:t xml:space="preserve"/>
      </w:r>
      <w:r>
        <w:rPr>
          <w:sz w:val="18"/>
          <w:szCs w:val="18"/>
        </w:rPr>
        <w:t xml:space="preserve">La Aprobación 4 se sujeta a los mismos 6 (seis) días hábiles que las demás y el Anexo Dos II se alinea al plazo de 10 semanas. El cronograma de 10 semanas comprende las etapas previas y el Lanzamiento en Firme, mientras que la revisión de la Aprobación 4 se cuenta desde su entrega y puede concluir después de la Semana 10, sin mover el lanzamiento ni la estabilización; cada entrega y el vencimiento de su revisión se documentan conforme a la Vigésima Cuarta.</w:t>
      </w:r>
    </w:p>
  </w:comment>
  <w:comment w:id="116" w:initials="LSSM" w:author="LSSM" w:date="2026-09-10T12:00:00.000Z">
    <w:p>
      <w:r>
        <w:rPr>
          <w:b/>
          <w:bCs/>
          <w:sz w:val="18"/>
          <w:szCs w:val="18"/>
        </w:rPr>
        <w:t xml:space="preserve">ACEPTADO CON CONDICIÓN · Anexo Dos III · excedentes y desarrollo mayor</w:t>
      </w:r>
    </w:p>
    <w:p>
      <w:r>
        <w:rPr>
          <w:b/>
          <w:bCs/>
          <w:sz w:val="18"/>
          <w:szCs w:val="18"/>
        </w:rPr>
        <w:t xml:space="preserve">Cambio de EL CLIENTE: </w:t>
      </w:r>
      <w:r>
        <w:rPr>
          <w:sz w:val="18"/>
          <w:szCs w:val="18"/>
        </w:rPr>
        <w:t xml:space="preserve">Inserta «cualquier proyecto nuevo que implique un desarrollo mayor deberá contar con una cotización previa»; suprime la revisión de la tarifa y la regla de aprobación previa; conserva USD 75/hora (C820, C821).</w:t>
      </w:r>
    </w:p>
    <w:p>
      <w:r>
        <w:rPr>
          <w:b/>
          <w:bCs/>
          <w:sz w:val="18"/>
          <w:szCs w:val="18"/>
        </w:rPr>
        <w:t xml:space="preserve">Posición de EL PRESTADOR: </w:t>
      </w:r>
      <w:r>
        <w:rPr>
          <w:sz w:val="18"/>
          <w:szCs w:val="18"/>
        </w:rPr>
        <w:t xml:space="preserve">Se acepta la regla del Desarrollo Mayor (definido en la Primera) y se restauran la revisión de la tarifa con 30 días de aviso y la aprobación previa por escrito de todo excedente, unificado con la Cláusula Sexta.</w:t>
      </w:r>
    </w:p>
    <w:p>
      <w:r>
        <w:rPr>
          <w:color w:val="4A5563"/>
          <w:sz w:val="16"/>
          <w:szCs w:val="16"/>
        </w:rPr>
        <w:t xml:space="preserve">Comentarios del borrador: C820, C821</w:t>
      </w:r>
    </w:p>
  </w:comment>
  <w:comment w:id="117" w:initials="LSSM" w:author="LSSM" w:date="2026-09-10T12:00:00.000Z">
    <w:p>
      <w:r>
        <w:rPr>
          <w:b/>
          <w:bCs/>
          <w:sz w:val="18"/>
          <w:szCs w:val="18"/>
        </w:rPr>
        <w:t xml:space="preserve">CAMBIO DE EL PRESTADOR · Anexo Dos IV · KPI de código de fixes</w:t>
      </w:r>
    </w:p>
    <w:p>
      <w:r>
        <w:rPr>
          <w:b/>
          <w:bCs/>
          <w:sz w:val="18"/>
          <w:szCs w:val="18"/>
        </w:rPr>
        <w:t xml:space="preserve"/>
      </w:r>
      <w:r>
        <w:rPr>
          <w:sz w:val="18"/>
          <w:szCs w:val="18"/>
        </w:rPr>
        <w:t xml:space="preserve">El KPI de código de fixes se verifica mediante comprobación funcional en el ambiente de pruebas o en producción («implementado y verificable»); la transferencia del código fuente sigue la Cláusula Novena, Sección III, contra las exhibiciones pagadas, de modo que la aprobación final no exige la entrega anticipada del código.</w:t>
      </w:r>
    </w:p>
  </w:comment>
  <w:comment w:id="118" w:initials="LSSM" w:author="LSSM" w:date="2026-09-10T12:00:00.000Z">
    <w:p>
      <w:r>
        <w:rPr>
          <w:b/>
          <w:bCs/>
          <w:sz w:val="18"/>
          <w:szCs w:val="18"/>
        </w:rPr>
        <w:t xml:space="preserve">CAMBIO DE EL PRESTADOR · Anexo Dos IV · condiciones de medición de los KPIs</w:t>
      </w:r>
    </w:p>
    <w:p>
      <w:r>
        <w:rPr>
          <w:b/>
          <w:bCs/>
          <w:sz w:val="18"/>
          <w:szCs w:val="18"/>
        </w:rPr>
        <w:t xml:space="preserve"/>
      </w:r>
      <w:r>
        <w:rPr>
          <w:sz w:val="18"/>
          <w:szCs w:val="18"/>
        </w:rPr>
        <w:t xml:space="preserve">La verificación se realiza sobre los entregables del Anexo con las herramientas de la tabla y considerando lo que EL CLIENTE debe proporcionar; las deficiencias atribuibles a su infraestructura o insumos se rigen por la Décima b). Si una herramienta no puede medir al Lanzamiento por falta de datos reales, la métrica se verifica durante la estabilización y su ausencia no impide la aprobación final cuando el cumplimiento se compruebe en pruebas. El KPI de keywords unbranded conserva su régimen separado y no genera penas del Anexo Cinco.</w:t>
      </w:r>
    </w:p>
  </w:comment>
  <w:comment w:id="119" w:initials="LSSM" w:author="LSSM" w:date="2026-09-10T12:00:00.000Z">
    <w:p>
      <w:r>
        <w:rPr>
          <w:b/>
          <w:bCs/>
          <w:sz w:val="18"/>
          <w:szCs w:val="18"/>
        </w:rPr>
        <w:t xml:space="preserve">CAMBIO DE EL PRESTADOR · Anexo Dos V · inventario de entrega</w:t>
      </w:r>
    </w:p>
    <w:p>
      <w:r>
        <w:rPr>
          <w:b/>
          <w:bCs/>
          <w:sz w:val="18"/>
          <w:szCs w:val="18"/>
        </w:rPr>
        <w:t xml:space="preserve"/>
      </w:r>
      <w:r>
        <w:rPr>
          <w:sz w:val="18"/>
          <w:szCs w:val="18"/>
        </w:rPr>
        <w:t xml:space="preserve">Tabla que distingue, componente por componente, lo que EL CLIENTE recibe en titularidad y código fuente (desarrollo específico, contenido, configuración de «BES») de lo que recibe bajo licencia (motor conversacional base, plantillas maestras, herramientas). Responde a C477 y C480 y da certeza a la Décima Sexta II.</w:t>
      </w:r>
    </w:p>
    <w:p>
      <w:r>
        <w:rPr>
          <w:color w:val="4A5563"/>
          <w:sz w:val="16"/>
          <w:szCs w:val="16"/>
        </w:rPr>
        <w:t xml:space="preserve">Comentarios del borrador: C477, C480</w:t>
      </w:r>
    </w:p>
  </w:comment>
  <w:comment w:id="120" w:initials="LSSM" w:author="LSSM" w:date="2026-09-10T12:00:00.000Z">
    <w:p>
      <w:r>
        <w:rPr>
          <w:b/>
          <w:bCs/>
          <w:sz w:val="18"/>
          <w:szCs w:val="18"/>
        </w:rPr>
        <w:t xml:space="preserve">ACEPTADO · Anexo Tres · versión y fecha</w:t>
      </w:r>
    </w:p>
    <w:p>
      <w:r>
        <w:rPr>
          <w:b/>
          <w:bCs/>
          <w:sz w:val="18"/>
          <w:szCs w:val="18"/>
        </w:rPr>
        <w:t xml:space="preserve">Cambio de EL CLIENTE: </w:t>
      </w:r>
      <w:r>
        <w:rPr>
          <w:sz w:val="18"/>
          <w:szCs w:val="18"/>
        </w:rPr>
        <w:t xml:space="preserve">«versión [●] de fecha [●]»; pide el desglose de los costos variables y el plan operativo (C68, C69, C451, C452, C453).</w:t>
      </w:r>
    </w:p>
    <w:p>
      <w:r>
        <w:rPr>
          <w:b/>
          <w:bCs/>
          <w:sz w:val="18"/>
          <w:szCs w:val="18"/>
        </w:rPr>
        <w:t xml:space="preserve">Posición de EL PRESTADOR: </w:t>
      </w:r>
      <w:r>
        <w:rPr>
          <w:sz w:val="18"/>
          <w:szCs w:val="18"/>
        </w:rPr>
        <w:t xml:space="preserve">Se identifica el documento: Gastos Operativos Variables, versión 1.2, de julio de 2026, o la versión actualizada que las Partes acuerden antes de la firma, agregado como Apéndice Uno con el desglose por componente y proveedor. Estos gastos se pagan directamente a los proveedores y no son ingreso de EL PRESTADOR.</w:t>
      </w:r>
    </w:p>
    <w:p>
      <w:r>
        <w:rPr>
          <w:color w:val="4A5563"/>
          <w:sz w:val="16"/>
          <w:szCs w:val="16"/>
        </w:rPr>
        <w:t xml:space="preserve">Comentarios del borrador: C68, C69, C451, C452, C453</w:t>
      </w:r>
    </w:p>
  </w:comment>
  <w:comment w:id="121" w:initials="LSSM" w:author="LSSM" w:date="2026-09-10T12:00:00.000Z">
    <w:p>
      <w:r>
        <w:rPr>
          <w:b/>
          <w:bCs/>
          <w:sz w:val="18"/>
          <w:szCs w:val="18"/>
        </w:rPr>
        <w:t xml:space="preserve">CAMBIO DE EL PRESTADOR · Anexo Cinco I · exclusiones del SLA</w:t>
      </w:r>
    </w:p>
    <w:p>
      <w:r>
        <w:rPr>
          <w:b/>
          <w:bCs/>
          <w:sz w:val="18"/>
          <w:szCs w:val="18"/>
        </w:rPr>
        <w:t xml:space="preserve"/>
      </w:r>
      <w:r>
        <w:rPr>
          <w:sz w:val="18"/>
          <w:szCs w:val="18"/>
        </w:rPr>
        <w:t xml:space="preserve">Los tiempos se miden desde la apertura del ticket y no cuentan contra el SLA las incidencias originadas en la infraestructura o insumos de EL CLIENTE, en plataformas de terceros, en ventanas de mantenimiento coordinadas ni en fuerza mayor. Es la condición para aceptar penas (Cláusula Séptima II).</w:t>
      </w:r>
    </w:p>
  </w:comment>
  <w:comment w:id="122" w:initials="LSSM" w:author="LSSM" w:date="2026-09-10T12:00:00.000Z">
    <w:p>
      <w:r>
        <w:rPr>
          <w:b/>
          <w:bCs/>
          <w:sz w:val="18"/>
          <w:szCs w:val="18"/>
        </w:rPr>
        <w:t xml:space="preserve">CAMBIO DE EL PRESTADOR · Anexo Cinco I y IV · horario de soporte y cómputo</w:t>
      </w:r>
    </w:p>
    <w:p>
      <w:r>
        <w:rPr>
          <w:b/>
          <w:bCs/>
          <w:sz w:val="18"/>
          <w:szCs w:val="18"/>
        </w:rPr>
        <w:t xml:space="preserve"/>
      </w:r>
      <w:r>
        <w:rPr>
          <w:sz w:val="18"/>
          <w:szCs w:val="18"/>
        </w:rPr>
        <w:t xml:space="preserve">La primera respuesta automática Crítica se mide 24/7 con un máximo de 30 minutos; la resolución objetivo Crítica pasa a 4 horas hábiles y la primera respuesta Alta a 1 hora hábil, en congruencia con el escalamiento humano en horario hábil de la Séptima I. El horario de soporte se fija por escrito al abrir el canal del Anexo Uno C.8 y no lo determina el horario de los clubes. El cómputo se suspende mientras falte información, acceso o actuación de EL CLIENTE, con constancia en el ticket; las exclusiones no eximen del diagnóstico y la comunicación, y los cambios estructurales van al plan de remediación sin borrar penas ya causadas.</w:t>
      </w:r>
    </w:p>
  </w:comment>
  <w:comment w:id="123" w:initials="LSSM" w:author="LSSM" w:date="2026-09-10T12:00:00.000Z">
    <w:p>
      <w:r>
        <w:rPr>
          <w:b/>
          <w:bCs/>
          <w:sz w:val="18"/>
          <w:szCs w:val="18"/>
        </w:rPr>
        <w:t xml:space="preserve">ACEPTADO CON CONDICIÓN · Anexo Cinco V · estabilización</w:t>
      </w:r>
    </w:p>
    <w:p>
      <w:r>
        <w:rPr>
          <w:b/>
          <w:bCs/>
          <w:sz w:val="18"/>
          <w:szCs w:val="18"/>
        </w:rPr>
        <w:t xml:space="preserve">Cambio de EL CLIENTE: </w:t>
      </w:r>
      <w:r>
        <w:rPr>
          <w:sz w:val="18"/>
          <w:szCs w:val="18"/>
        </w:rPr>
        <w:t xml:space="preserve">Estabilización de 6 semanas (antes 2 a 4).</w:t>
      </w:r>
    </w:p>
    <w:p>
      <w:r>
        <w:rPr>
          <w:b/>
          <w:bCs/>
          <w:sz w:val="18"/>
          <w:szCs w:val="18"/>
        </w:rPr>
        <w:t xml:space="preserve">Posición de EL PRESTADOR: </w:t>
      </w:r>
      <w:r>
        <w:rPr>
          <w:sz w:val="18"/>
          <w:szCs w:val="18"/>
        </w:rPr>
        <w:t xml:space="preserve">Misma regla que la Cláusula Primera: 6 (seis) semanas que concluyen por el solo transcurso del plazo, con objeto acotado a los defectos respecto del Anexo Dos y a los ajustes por tráfico real.</w:t>
      </w:r>
    </w:p>
    <w:p>
      <w:r>
        <w:rPr>
          <w:color w:val="4A5563"/>
          <w:sz w:val="16"/>
          <w:szCs w:val="16"/>
        </w:rPr>
        <w:t xml:space="preserve">Comentarios del borrador: C279, C280</w:t>
      </w:r>
    </w:p>
  </w:comment>
  <w:comment w:id="124" w:initials="LSSM" w:author="LSSM" w:date="2026-09-10T12:00:00.000Z">
    <w:p>
      <w:r>
        <w:rPr>
          <w:b/>
          <w:bCs/>
          <w:sz w:val="18"/>
          <w:szCs w:val="18"/>
        </w:rPr>
        <w:t xml:space="preserve">ACEPTADO CON CONDICIÓN · Anexo Cinco VI · tabla de penas</w:t>
      </w:r>
    </w:p>
    <w:p>
      <w:r>
        <w:rPr>
          <w:b/>
          <w:bCs/>
          <w:sz w:val="18"/>
          <w:szCs w:val="18"/>
        </w:rPr>
        <w:t xml:space="preserve">Cambio de EL CLIENTE: </w:t>
      </w:r>
      <w:r>
        <w:rPr>
          <w:sz w:val="18"/>
          <w:szCs w:val="18"/>
        </w:rPr>
        <w:t xml:space="preserve">Tabla de penalidades propuesta por EL CLIENTE (C125, C830), que no consta en el borrador.</w:t>
      </w:r>
    </w:p>
    <w:p>
      <w:r>
        <w:rPr>
          <w:b/>
          <w:bCs/>
          <w:sz w:val="18"/>
          <w:szCs w:val="18"/>
        </w:rPr>
        <w:t xml:space="preserve">Posición de EL PRESTADOR: </w:t>
      </w:r>
      <w:r>
        <w:rPr>
          <w:sz w:val="18"/>
          <w:szCs w:val="18"/>
        </w:rPr>
        <w:t xml:space="preserve">Contrapropuesta acotada: penas sólo por severidad Crítica (2 % primera respuesta, 5 % resolución) y Alta (1 % y 2 %) y por reporte mensual no entregado (2 %), por evento, con tope conjunto del 10 % de la iguala del mes; se acreditan contra la siguiente factura; remedio económico único por el mismo incumplimiento, sin perjuicio de la subsanación y, cuando proceda, la rescisión de la Décima Quinta; no se causan en los supuestos de exclusión del apartado I. No se aceptan el crédito por indisponibilidad (el servidor es de EL CLIENTE), la pena por recurrencia ni la rescisión sin penalización por «incumplimiento grave o reiterado»: la rescisión se rige por la Décima Quinta.</w:t>
      </w:r>
    </w:p>
    <w:p>
      <w:r>
        <w:rPr>
          <w:color w:val="4A5563"/>
          <w:sz w:val="16"/>
          <w:szCs w:val="16"/>
        </w:rPr>
        <w:t xml:space="preserve">Comentarios del borrador: C124, C125, C829, C830</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Liberation Serif" w:cs="Liberation Serif" w:eastAsia="Liberation Serif" w:hAnsi="Liberation Serif"/>
        <w:color w:val="4A5563"/>
        <w:sz w:val="16"/>
        <w:szCs w:val="16"/>
      </w:rPr>
      <w:t xml:space="preserve">Live Streaming Services México, S.A. de C.V. · Operadora y Administradora SW, S.A. de C.V.</w:t>
    </w:r>
    <w:r>
      <w:rPr>
        <w:rFonts w:ascii="Liberation Serif" w:cs="Liberation Serif" w:eastAsia="Liberation Serif" w:hAnsi="Liberation Serif"/>
        <w:color w:val="4A5563"/>
        <w:sz w:val="16"/>
        <w:szCs w:val="16"/>
      </w:rPr>
      <w:t xml:space="preserve">	Página </w:t>
    </w:r>
    <w:r>
      <w:rPr>
        <w:rFonts w:ascii="Liberation Serif" w:cs="Liberation Serif" w:eastAsia="Liberation Serif" w:hAnsi="Liberation Serif"/>
        <w:color w:val="4A5563"/>
        <w:sz w:val="16"/>
        <w:szCs w:val="16"/>
      </w:rPr>
      <w:fldChar w:fldCharType="begin"/>
      <w:instrText xml:space="preserve">PAGE</w:instrText>
      <w:fldChar w:fldCharType="separate"/>
      <w:fldChar w:fldCharType="end"/>
    </w:r>
    <w:r>
      <w:rPr>
        <w:rFonts w:ascii="Liberation Serif" w:cs="Liberation Serif" w:eastAsia="Liberation Serif" w:hAnsi="Liberation Serif"/>
        <w:color w:val="4A5563"/>
        <w:sz w:val="16"/>
        <w:szCs w:val="16"/>
      </w:rPr>
      <w:t xml:space="preserve"> de </w:t>
    </w:r>
    <w:r>
      <w:rPr>
        <w:rFonts w:ascii="Liberation Serif" w:cs="Liberation Serif" w:eastAsia="Liberation Serif" w:hAnsi="Liberation Serif"/>
        <w:color w:val="4A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tabs>
        <w:tab w:val="right" w:pos="9360"/>
      </w:tabs>
    </w:pPr>
    <w:r>
      <w:rPr>
        <w:rFonts w:ascii="Liberation Serif" w:cs="Liberation Serif" w:eastAsia="Liberation Serif" w:hAnsi="Liberation Serif"/>
        <w:color w:val="4A5563"/>
        <w:sz w:val="16"/>
        <w:szCs w:val="16"/>
      </w:rPr>
      <w:t xml:space="preserve">Contrato de Prestación de Servicios Profesionales y Consultoría · Sports World</w:t>
    </w:r>
    <w:r>
      <w:rPr>
        <w:rFonts w:ascii="Liberation Serif" w:cs="Liberation Serif" w:eastAsia="Liberation Serif" w:hAnsi="Liberation Serif"/>
        <w:color w:val="4A5563"/>
        <w:sz w:val="16"/>
        <w:szCs w:val="16"/>
      </w:rPr>
      <w:t xml:space="preserve">	V4.4 · contrapropuesta de EL PRESTADOR · marcado sobre el borrador de EL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jc w:val="center"/>
      <w:outlineLvl w:val="0"/>
    </w:pPr>
    <w:rPr>
      <w:rFonts w:ascii="Liberation Serif" w:cs="Liberation Serif" w:eastAsia="Liberation Serif" w:hAnsi="Liberation Serif"/>
      <w:b/>
      <w:bCs/>
      <w:color w:val="1A1A1A"/>
      <w:sz w:val="28"/>
      <w:szCs w:val="28"/>
    </w:rPr>
  </w:style>
  <w:style w:type="paragraph" w:styleId="Heading2">
    <w:name w:val="Heading 2"/>
    <w:basedOn w:val="Normal"/>
    <w:next w:val="Normal"/>
    <w:qFormat/>
    <w:pPr>
      <w:keepNext/>
      <w:spacing w:after="140" w:before="280"/>
      <w:outlineLvl w:val="1"/>
    </w:pPr>
    <w:rPr>
      <w:rFonts w:ascii="Liberation Serif" w:cs="Liberation Serif" w:eastAsia="Liberation Serif" w:hAnsi="Liberation Serif"/>
      <w:b/>
      <w:bCs/>
      <w:color w:val="1A1A1A"/>
      <w:sz w:val="24"/>
      <w:szCs w:val="24"/>
    </w:rPr>
  </w:style>
  <w:style w:type="paragraph" w:styleId="Heading3">
    <w:name w:val="Heading 3"/>
    <w:basedOn w:val="Normal"/>
    <w:next w:val="Normal"/>
    <w:qFormat/>
    <w:pPr>
      <w:keepNext/>
      <w:spacing w:after="100" w:before="200"/>
      <w:outlineLvl w:val="2"/>
    </w:pPr>
    <w:rPr>
      <w:rFonts w:ascii="Liberation Serif" w:cs="Liberation Serif" w:eastAsia="Liberation Serif" w:hAnsi="Liberation Serif"/>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Sports World · V4.4 contrapropuesta de EL PRESTADOR</dc:title>
  <dc:creator>Live Streaming Services México, S.A. de C.V.</dc:creator>
  <dc:description>Redline sobre el borrador marcado por EL CLIENTE</dc:description>
  <cp:lastModifiedBy>Un-named</cp:lastModifiedBy>
  <cp:revision>1</cp:revision>
  <dcterms:created xsi:type="dcterms:W3CDTF">2026-09-14T01:12:13.817Z</dcterms:created>
  <dcterms:modified xsi:type="dcterms:W3CDTF">2026-09-14T01:12:13.818Z</dcterms:modified>
</cp:coreProperties>
</file>

<file path=docProps/custom.xml><?xml version="1.0" encoding="utf-8"?>
<Properties xmlns="http://schemas.openxmlformats.org/officeDocument/2006/custom-properties" xmlns:vt="http://schemas.openxmlformats.org/officeDocument/2006/docPropsVTypes"/>
</file>